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1FBA4">
      <w:pPr>
        <w:spacing w:before="3000" w:after="0"/>
        <w:jc w:val="center"/>
        <w:rPr>
          <w:rFonts w:hint="eastAsia"/>
        </w:rPr>
      </w:pPr>
      <w:r>
        <w:rPr>
          <w:rFonts w:ascii="黑体" w:hAnsi="黑体" w:eastAsia="黑体"/>
          <w:b/>
          <w:color w:val="000000"/>
          <w:sz w:val="44"/>
        </w:rPr>
        <w:t>磐</w:t>
      </w:r>
      <w:bookmarkStart w:id="0" w:name="OLE_LINK2"/>
      <w:r>
        <w:rPr>
          <w:rFonts w:ascii="黑体" w:hAnsi="黑体" w:eastAsia="黑体"/>
          <w:b/>
          <w:color w:val="000000"/>
          <w:sz w:val="44"/>
        </w:rPr>
        <w:t>石·科学智能（AI for Science）实训营</w:t>
      </w:r>
    </w:p>
    <w:p w14:paraId="696F8E7A">
      <w:pPr>
        <w:spacing w:before="560" w:after="0"/>
        <w:jc w:val="center"/>
        <w:rPr>
          <w:rFonts w:hint="eastAsia"/>
        </w:rPr>
      </w:pPr>
      <w:r>
        <w:rPr>
          <w:rFonts w:hint="eastAsia" w:ascii="黑体" w:hAnsi="黑体" w:eastAsia="黑体"/>
          <w:b/>
          <w:color w:val="000000"/>
          <w:sz w:val="40"/>
          <w:lang w:eastAsia="zh-CN"/>
        </w:rPr>
        <w:t>计  划</w:t>
      </w:r>
      <w:r>
        <w:rPr>
          <w:rFonts w:ascii="黑体" w:hAnsi="黑体" w:eastAsia="黑体"/>
          <w:b/>
          <w:color w:val="000000"/>
          <w:sz w:val="40"/>
        </w:rPr>
        <w:t>　方　案</w:t>
      </w:r>
    </w:p>
    <w:p w14:paraId="3A0DE86A">
      <w:pPr>
        <w:spacing w:before="360" w:after="0"/>
        <w:jc w:val="center"/>
        <w:rPr>
          <w:rFonts w:hint="eastAsia"/>
          <w:lang w:eastAsia="zh-CN"/>
        </w:rPr>
      </w:pPr>
    </w:p>
    <w:p w14:paraId="309D6C39">
      <w:pPr>
        <w:spacing w:before="4300"/>
        <w:rPr>
          <w:rFonts w:hint="eastAsia"/>
          <w:lang w:eastAsia="zh-CN"/>
        </w:rPr>
      </w:pPr>
    </w:p>
    <w:p w14:paraId="224D9C0D">
      <w:pPr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 xml:space="preserve">举办时间：2026 年 </w:t>
      </w:r>
      <w:del w:id="0" w:author="郑博元" w:date="2026-08-02T15:39:38Z">
        <w:r>
          <w:rPr>
            <w:rFonts w:ascii="Times New Roman" w:hAnsi="Times New Roman" w:eastAsia="宋体" w:cs="Times New Roman"/>
            <w:color w:val="000000"/>
            <w:sz w:val="24"/>
            <w:lang w:eastAsia="zh-CN"/>
          </w:rPr>
          <w:delText>8</w:delText>
        </w:r>
      </w:del>
      <w:ins w:id="1" w:author="郑博元" w:date="2026-08-02T15:39:36Z">
        <w:r>
          <w:rPr>
            <w:rFonts w:hint="eastAsia" w:ascii="Times New Roman" w:hAnsi="Times New Roman" w:eastAsia="宋体" w:cs="Times New Roman"/>
            <w:color w:val="000000"/>
            <w:sz w:val="24"/>
            <w:lang w:val="en-US" w:eastAsia="zh-CN"/>
          </w:rPr>
          <w:t>9</w:t>
        </w:r>
      </w:ins>
      <w:del w:id="2" w:author="郑博元" w:date="2026-08-02T15:39:36Z">
        <w:r>
          <w:rPr>
            <w:rFonts w:ascii="Times New Roman" w:hAnsi="Times New Roman" w:eastAsia="宋体" w:cs="Times New Roman"/>
            <w:color w:val="000000"/>
            <w:sz w:val="24"/>
            <w:lang w:eastAsia="zh-CN"/>
          </w:rPr>
          <w:delText xml:space="preserve"> </w:delText>
        </w:r>
      </w:del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 xml:space="preserve">月 </w:t>
      </w:r>
      <w:ins w:id="3" w:author="郑博元" w:date="2026-08-02T15:39:41Z">
        <w:r>
          <w:rPr>
            <w:rFonts w:hint="eastAsia" w:ascii="Times New Roman" w:hAnsi="Times New Roman" w:eastAsia="宋体" w:cs="Times New Roman"/>
            <w:color w:val="000000"/>
            <w:sz w:val="24"/>
            <w:lang w:val="en-US" w:eastAsia="zh-CN"/>
          </w:rPr>
          <w:t>4</w:t>
        </w:r>
      </w:ins>
      <w:del w:id="4" w:author="郑博元" w:date="2026-08-02T15:39:40Z">
        <w:r>
          <w:rPr>
            <w:rFonts w:ascii="Times New Roman" w:hAnsi="Times New Roman" w:eastAsia="宋体" w:cs="Times New Roman"/>
            <w:color w:val="000000"/>
            <w:sz w:val="24"/>
            <w:lang w:eastAsia="zh-CN"/>
          </w:rPr>
          <w:delText>27</w:delText>
        </w:r>
      </w:del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 xml:space="preserve"> 日 — </w:t>
      </w:r>
      <w:ins w:id="5" w:author="郑博元" w:date="2026-08-02T15:39:44Z">
        <w:r>
          <w:rPr>
            <w:rFonts w:hint="eastAsia" w:ascii="Times New Roman" w:hAnsi="Times New Roman" w:eastAsia="宋体" w:cs="Times New Roman"/>
            <w:color w:val="000000"/>
            <w:sz w:val="24"/>
            <w:lang w:val="en-US" w:eastAsia="zh-CN"/>
          </w:rPr>
          <w:t>9</w:t>
        </w:r>
      </w:ins>
      <w:del w:id="6" w:author="郑博元" w:date="2026-08-02T15:39:44Z">
        <w:r>
          <w:rPr>
            <w:rFonts w:ascii="Times New Roman" w:hAnsi="Times New Roman" w:eastAsia="宋体" w:cs="Times New Roman"/>
            <w:color w:val="000000"/>
            <w:sz w:val="24"/>
            <w:lang w:eastAsia="zh-CN"/>
          </w:rPr>
          <w:delText>8</w:delText>
        </w:r>
      </w:del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 xml:space="preserve"> 月</w:t>
      </w:r>
      <w:ins w:id="7" w:author="郑博元" w:date="2026-08-02T15:39:46Z">
        <w:r>
          <w:rPr>
            <w:rFonts w:hint="eastAsia" w:ascii="Times New Roman" w:hAnsi="Times New Roman" w:eastAsia="宋体" w:cs="Times New Roman"/>
            <w:color w:val="000000"/>
            <w:sz w:val="24"/>
            <w:lang w:val="en-US" w:eastAsia="zh-CN"/>
          </w:rPr>
          <w:t>8</w:t>
        </w:r>
      </w:ins>
      <w:del w:id="8" w:author="郑博元" w:date="2026-08-02T15:39:45Z">
        <w:r>
          <w:rPr>
            <w:rFonts w:ascii="Times New Roman" w:hAnsi="Times New Roman" w:eastAsia="宋体" w:cs="Times New Roman"/>
            <w:color w:val="000000"/>
            <w:sz w:val="24"/>
            <w:lang w:eastAsia="zh-CN"/>
          </w:rPr>
          <w:delText>31</w:delText>
        </w:r>
      </w:del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>日</w:t>
      </w:r>
    </w:p>
    <w:p w14:paraId="1668744B">
      <w:pPr>
        <w:spacing w:before="240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>举办地点：中国科学院物理研究所</w:t>
      </w:r>
    </w:p>
    <w:p w14:paraId="4042255B">
      <w:pPr>
        <w:spacing w:before="76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lang w:eastAsia="zh-CN"/>
        </w:rPr>
        <w:t>2026 年 7 月</w:t>
      </w:r>
      <w:r>
        <w:rPr>
          <w:lang w:eastAsia="zh-CN"/>
        </w:rPr>
        <w:br w:type="page"/>
      </w:r>
    </w:p>
    <w:bookmarkEnd w:id="0"/>
    <w:p w14:paraId="66B7266A">
      <w:pPr>
        <w:pStyle w:val="3"/>
        <w:spacing w:before="200" w:after="120" w:line="288" w:lineRule="auto"/>
        <w:rPr>
          <w:lang w:eastAsia="zh-CN"/>
        </w:rPr>
      </w:pPr>
      <w:bookmarkStart w:id="1" w:name="bm_intro"/>
      <w:bookmarkStart w:id="2" w:name="_Toc1015137658"/>
      <w:r>
        <w:rPr>
          <w:rFonts w:ascii="黑体" w:hAnsi="黑体" w:eastAsia="黑体"/>
          <w:lang w:eastAsia="zh-CN"/>
        </w:rPr>
        <w:t>一、实训营</w:t>
      </w:r>
      <w:bookmarkEnd w:id="1"/>
      <w:bookmarkEnd w:id="2"/>
      <w:r>
        <w:rPr>
          <w:rFonts w:hint="eastAsia" w:ascii="黑体" w:hAnsi="黑体" w:eastAsia="黑体"/>
          <w:lang w:eastAsia="zh-CN"/>
        </w:rPr>
        <w:t>定位</w:t>
      </w:r>
    </w:p>
    <w:p w14:paraId="30146562">
      <w:pPr>
        <w:spacing w:after="0" w:line="288" w:lineRule="auto"/>
        <w:ind w:firstLine="420"/>
        <w:rPr>
          <w:color w:val="000000"/>
          <w:lang w:eastAsia="zh-CN"/>
        </w:rPr>
      </w:pPr>
      <w:bookmarkStart w:id="3" w:name="bm_features"/>
      <w:r>
        <w:rPr>
          <w:color w:val="000000"/>
          <w:lang w:eastAsia="zh-CN"/>
        </w:rPr>
        <w:t>“磐石·科学智能（AI for Science）实训营”由中国科学院物理研究所</w:t>
      </w:r>
      <w:ins w:id="9" w:author="郑博元" w:date="2026-08-05T11:54:29Z">
        <w:r>
          <w:rPr>
            <w:rFonts w:hint="eastAsia"/>
            <w:color w:val="000000"/>
            <w:lang w:val="en-US" w:eastAsia="zh-CN"/>
          </w:rPr>
          <w:t>、</w:t>
        </w:r>
      </w:ins>
      <w:ins w:id="10" w:author="郑博元" w:date="2026-08-05T11:54:29Z">
        <w:r>
          <w:rPr>
            <w:color w:val="000000"/>
            <w:lang w:eastAsia="zh-CN"/>
          </w:rPr>
          <w:t>自动化研究所</w:t>
        </w:r>
      </w:ins>
      <w:r>
        <w:rPr>
          <w:color w:val="000000"/>
          <w:lang w:eastAsia="zh-CN"/>
        </w:rPr>
        <w:t>主办，联合</w:t>
      </w:r>
      <w:r>
        <w:rPr>
          <w:rFonts w:hint="eastAsia"/>
          <w:color w:val="000000"/>
          <w:lang w:val="en-US" w:eastAsia="zh-CN"/>
        </w:rPr>
        <w:t>物理研究所所数据中心、物理研究所长三角研究中心、</w:t>
      </w:r>
      <w:del w:id="11" w:author="郑博元" w:date="2026-08-05T11:54:34Z">
        <w:bookmarkStart w:id="10" w:name="_GoBack"/>
        <w:bookmarkEnd w:id="10"/>
        <w:r>
          <w:rPr>
            <w:color w:val="000000"/>
            <w:lang w:eastAsia="zh-CN"/>
          </w:rPr>
          <w:delText>中国科学院自动化研究所、</w:delText>
        </w:r>
      </w:del>
      <w:r>
        <w:rPr>
          <w:color w:val="000000"/>
          <w:lang w:eastAsia="zh-CN"/>
        </w:rPr>
        <w:t>计算机网络信息中心、国家天文台、计算技术研究所、上海高等研究院、深圳先进技术研究院、大连化学物理研究所</w:t>
      </w:r>
      <w:ins w:id="12" w:author="郑博元" w:date="2026-08-05T11:56:17Z">
        <w:r>
          <w:rPr>
            <w:rFonts w:hint="eastAsia"/>
            <w:color w:val="000000"/>
            <w:lang w:val="en-US" w:eastAsia="zh-CN"/>
          </w:rPr>
          <w:t>、</w:t>
        </w:r>
      </w:ins>
      <w:ins w:id="13" w:author="郑博元" w:date="2026-08-05T11:56:21Z">
        <w:r>
          <w:rPr>
            <w:rFonts w:hint="eastAsia"/>
            <w:color w:val="000000"/>
            <w:lang w:val="en-US" w:eastAsia="zh-CN"/>
          </w:rPr>
          <w:t>文献情报</w:t>
        </w:r>
      </w:ins>
      <w:ins w:id="14" w:author="郑博元" w:date="2026-08-05T11:56:22Z">
        <w:r>
          <w:rPr>
            <w:rFonts w:hint="eastAsia"/>
            <w:color w:val="000000"/>
            <w:lang w:val="en-US" w:eastAsia="zh-CN"/>
          </w:rPr>
          <w:t>中心</w:t>
        </w:r>
      </w:ins>
      <w:r>
        <w:rPr>
          <w:color w:val="000000"/>
          <w:lang w:eastAsia="zh-CN"/>
        </w:rPr>
        <w:t>等单位</w:t>
      </w:r>
      <w:r>
        <w:rPr>
          <w:rFonts w:hint="eastAsia"/>
          <w:color w:val="000000"/>
          <w:lang w:eastAsia="zh-CN"/>
        </w:rPr>
        <w:t>共同举办。邀请AI4S领域高水平专家和一流师资设计培训方案，联合开发</w:t>
      </w:r>
      <w:r>
        <w:rPr>
          <w:color w:val="000000"/>
          <w:lang w:eastAsia="zh-CN"/>
        </w:rPr>
        <w:t>课程</w:t>
      </w:r>
      <w:r>
        <w:rPr>
          <w:rFonts w:hint="eastAsia"/>
          <w:color w:val="000000"/>
          <w:lang w:eastAsia="zh-CN"/>
        </w:rPr>
        <w:t>，并提供</w:t>
      </w:r>
      <w:r>
        <w:rPr>
          <w:color w:val="000000"/>
          <w:lang w:eastAsia="zh-CN"/>
        </w:rPr>
        <w:t>案例支持</w:t>
      </w:r>
      <w:r>
        <w:rPr>
          <w:rFonts w:hint="eastAsia"/>
          <w:color w:val="000000"/>
          <w:lang w:eastAsia="zh-CN"/>
        </w:rPr>
        <w:t>。</w:t>
      </w:r>
    </w:p>
    <w:p w14:paraId="04875165">
      <w:pPr>
        <w:spacing w:after="0" w:line="288" w:lineRule="auto"/>
        <w:ind w:firstLine="420"/>
        <w:rPr>
          <w:color w:val="000000"/>
          <w:lang w:eastAsia="zh-CN"/>
        </w:rPr>
      </w:pPr>
      <w:r>
        <w:rPr>
          <w:rFonts w:hint="eastAsia"/>
          <w:b/>
          <w:bCs/>
          <w:color w:val="000000"/>
          <w:lang w:eastAsia="zh-CN"/>
        </w:rPr>
        <w:t>招生对象</w:t>
      </w:r>
      <w:r>
        <w:rPr>
          <w:rFonts w:hint="eastAsia"/>
          <w:color w:val="000000"/>
          <w:lang w:eastAsia="zh-CN"/>
        </w:rPr>
        <w:t>：有志于从事AI4S及其交叉学科研究与应用的</w:t>
      </w:r>
      <w:r>
        <w:rPr>
          <w:color w:val="000000"/>
          <w:lang w:eastAsia="zh-CN"/>
        </w:rPr>
        <w:t>青年科研人员</w:t>
      </w:r>
      <w:r>
        <w:rPr>
          <w:rFonts w:hint="eastAsia"/>
          <w:color w:val="000000"/>
          <w:lang w:eastAsia="zh-CN"/>
        </w:rPr>
        <w:t>、硕博</w:t>
      </w:r>
      <w:r>
        <w:rPr>
          <w:color w:val="000000"/>
          <w:lang w:eastAsia="zh-CN"/>
        </w:rPr>
        <w:t>研究生和</w:t>
      </w:r>
      <w:r>
        <w:rPr>
          <w:rFonts w:hint="eastAsia"/>
          <w:color w:val="000000"/>
          <w:lang w:eastAsia="zh-CN"/>
        </w:rPr>
        <w:t>本科生</w:t>
      </w:r>
      <w:r>
        <w:rPr>
          <w:color w:val="000000"/>
          <w:lang w:eastAsia="zh-CN"/>
        </w:rPr>
        <w:t>。</w:t>
      </w:r>
    </w:p>
    <w:p w14:paraId="49AA3DCF">
      <w:pPr>
        <w:spacing w:after="0" w:line="288" w:lineRule="auto"/>
        <w:ind w:firstLine="42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招生规模</w:t>
      </w:r>
      <w:r>
        <w:rPr>
          <w:rFonts w:ascii="Times New Roman" w:hAnsi="Times New Roman" w:cs="Times New Roman"/>
          <w:lang w:eastAsia="zh-CN"/>
        </w:rPr>
        <w:t>：线下80-100人，</w:t>
      </w:r>
      <w:r>
        <w:rPr>
          <w:rFonts w:hint="eastAsia" w:ascii="Times New Roman" w:hAnsi="Times New Roman" w:cs="Times New Roman"/>
          <w:lang w:eastAsia="zh-CN"/>
        </w:rPr>
        <w:t>课程录制，剪辑经审核后放在线上</w:t>
      </w:r>
    </w:p>
    <w:p w14:paraId="68E13B2F">
      <w:pPr>
        <w:spacing w:after="0" w:line="288" w:lineRule="auto"/>
        <w:ind w:firstLine="420"/>
        <w:rPr>
          <w:ins w:id="15" w:author="郑博元" w:date="2026-08-05T11:56:47Z"/>
          <w:rFonts w:hint="eastAsia"/>
          <w:color w:val="22222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支持单位</w:t>
      </w:r>
      <w:r>
        <w:rPr>
          <w:rFonts w:hint="eastAsia" w:ascii="Times New Roman" w:hAnsi="Times New Roman" w:cs="Times New Roman"/>
          <w:lang w:eastAsia="zh-CN"/>
        </w:rPr>
        <w:t>：中科闻歌、腾讯云、阿里云、</w:t>
      </w:r>
      <w:r>
        <w:rPr>
          <w:color w:val="222222"/>
          <w:lang w:eastAsia="zh-CN"/>
        </w:rPr>
        <w:t>机器之心</w:t>
      </w:r>
      <w:del w:id="16" w:author="郑博元" w:date="2026-08-05T11:56:43Z">
        <w:r>
          <w:rPr>
            <w:color w:val="222222"/>
            <w:lang w:eastAsia="zh-CN"/>
          </w:rPr>
          <w:delText>（北京）科技有限公司</w:delText>
        </w:r>
      </w:del>
    </w:p>
    <w:p w14:paraId="474E5EFF">
      <w:pPr>
        <w:spacing w:after="0" w:line="288" w:lineRule="auto"/>
        <w:ind w:firstLine="5764" w:firstLineChars="2745"/>
        <w:rPr>
          <w:del w:id="18" w:author="郑博元" w:date="2026-08-05T11:56:44Z"/>
          <w:rFonts w:hint="default"/>
          <w:color w:val="222222"/>
          <w:lang w:val="en-US" w:eastAsia="zh-CN"/>
        </w:rPr>
        <w:pPrChange w:id="17" w:author="郑博元" w:date="2026-08-05T11:56:52Z">
          <w:pPr>
            <w:spacing w:after="0" w:line="288" w:lineRule="auto"/>
            <w:ind w:firstLine="420"/>
          </w:pPr>
        </w:pPrChange>
      </w:pPr>
    </w:p>
    <w:p w14:paraId="610FA0B6">
      <w:pPr>
        <w:spacing w:after="0" w:line="288" w:lineRule="auto"/>
        <w:ind w:left="0" w:firstLine="1470" w:firstLineChars="700"/>
        <w:rPr>
          <w:rFonts w:hint="eastAsia" w:ascii="Times New Roman" w:hAnsi="Times New Roman" w:cs="Times New Roman"/>
          <w:lang w:eastAsia="zh-CN"/>
        </w:rPr>
        <w:pPrChange w:id="19" w:author="郑博元" w:date="2026-08-05T11:56:52Z">
          <w:pPr>
            <w:spacing w:after="0" w:line="288" w:lineRule="auto"/>
            <w:ind w:left="720" w:firstLine="720"/>
          </w:pPr>
        </w:pPrChange>
      </w:pPr>
      <w:r>
        <w:rPr>
          <w:rFonts w:hint="eastAsia" w:ascii="Times New Roman" w:hAnsi="Times New Roman" w:cs="Times New Roman"/>
          <w:lang w:eastAsia="zh-CN"/>
        </w:rPr>
        <w:t>中国科学院大学他山学科交叉创新协会</w:t>
      </w:r>
    </w:p>
    <w:p w14:paraId="64618086">
      <w:pPr>
        <w:spacing w:after="0" w:line="288" w:lineRule="auto"/>
        <w:ind w:left="0" w:firstLine="1470" w:firstLineChars="700"/>
        <w:rPr>
          <w:rFonts w:hint="default" w:ascii="Times New Roman" w:hAnsi="Times New Roman" w:cs="Times New Roman"/>
          <w:lang w:val="en-US" w:eastAsia="zh-CN"/>
        </w:rPr>
        <w:pPrChange w:id="20" w:author="郑博元" w:date="2026-08-05T11:56:52Z">
          <w:pPr>
            <w:spacing w:after="0" w:line="288" w:lineRule="auto"/>
            <w:ind w:left="720" w:firstLine="720"/>
          </w:pPr>
        </w:pPrChange>
      </w:pPr>
      <w:r>
        <w:rPr>
          <w:rFonts w:hint="eastAsia" w:ascii="Times New Roman" w:hAnsi="Times New Roman" w:cs="Times New Roman"/>
          <w:lang w:val="en-US" w:eastAsia="zh-CN"/>
        </w:rPr>
        <w:t>中国科学院大学学生会</w:t>
      </w:r>
    </w:p>
    <w:p w14:paraId="564A336E">
      <w:pPr>
        <w:pStyle w:val="3"/>
        <w:spacing w:before="200" w:after="120" w:line="288" w:lineRule="auto"/>
        <w:rPr>
          <w:lang w:eastAsia="zh-CN"/>
        </w:rPr>
      </w:pPr>
      <w:bookmarkStart w:id="4" w:name="_Toc1808526238"/>
      <w:r>
        <w:rPr>
          <w:rFonts w:ascii="黑体" w:hAnsi="黑体" w:eastAsia="黑体"/>
          <w:lang w:eastAsia="zh-CN"/>
        </w:rPr>
        <w:t>二、实训营特色</w:t>
      </w:r>
      <w:bookmarkEnd w:id="3"/>
      <w:bookmarkEnd w:id="4"/>
    </w:p>
    <w:p w14:paraId="77A3F573">
      <w:pPr>
        <w:spacing w:before="60" w:after="0" w:line="288" w:lineRule="auto"/>
        <w:ind w:firstLine="420"/>
        <w:jc w:val="both"/>
        <w:rPr>
          <w:rFonts w:hint="eastAsia"/>
          <w:lang w:eastAsia="zh-CN"/>
        </w:rPr>
      </w:pPr>
      <w:r>
        <w:rPr>
          <w:b/>
          <w:bCs/>
          <w:lang w:eastAsia="zh-CN"/>
        </w:rPr>
        <w:t>注重 AI4S 系统性认知与科研思维建立。</w:t>
      </w:r>
      <w:r>
        <w:rPr>
          <w:lang w:eastAsia="zh-CN"/>
        </w:rPr>
        <w:t>实训营</w:t>
      </w:r>
      <w:r>
        <w:rPr>
          <w:rFonts w:hint="eastAsia"/>
          <w:lang w:eastAsia="zh-CN"/>
        </w:rPr>
        <w:t>将</w:t>
      </w:r>
      <w:r>
        <w:rPr>
          <w:lang w:eastAsia="zh-CN"/>
        </w:rPr>
        <w:t>围绕</w:t>
      </w:r>
      <w:r>
        <w:rPr>
          <w:rFonts w:hint="eastAsia"/>
          <w:lang w:eastAsia="zh-CN"/>
        </w:rPr>
        <w:t>磐石</w:t>
      </w:r>
      <w:r>
        <w:rPr>
          <w:lang w:eastAsia="zh-CN"/>
        </w:rPr>
        <w:t>科学</w:t>
      </w:r>
      <w:r>
        <w:rPr>
          <w:rFonts w:hint="eastAsia"/>
          <w:lang w:eastAsia="zh-CN"/>
        </w:rPr>
        <w:t>基础大</w:t>
      </w:r>
      <w:r>
        <w:rPr>
          <w:lang w:eastAsia="zh-CN"/>
        </w:rPr>
        <w:t>模型、科学数据、科研智能体、科研工具及计算—实验闭环</w:t>
      </w:r>
      <w:r>
        <w:rPr>
          <w:rFonts w:hint="eastAsia"/>
          <w:lang w:eastAsia="zh-CN"/>
        </w:rPr>
        <w:t>等内容进行系统授课。</w:t>
      </w:r>
      <w:r>
        <w:rPr>
          <w:lang w:eastAsia="zh-CN"/>
        </w:rPr>
        <w:t>帮助学员建立系统化 AI4S 知识框架</w:t>
      </w:r>
      <w:del w:id="21" w:author="tashan" w:date="2026-08-02T02:53:32Z">
        <w:r>
          <w:rPr>
            <w:rFonts w:hint="eastAsia"/>
            <w:lang w:eastAsia="zh-CN"/>
          </w:rPr>
          <w:delText>和</w:delText>
        </w:r>
      </w:del>
      <w:ins w:id="22" w:author="tashan" w:date="2026-08-02T02:53:32Z">
        <w:r>
          <w:rPr>
            <w:rFonts w:hint="eastAsia"/>
            <w:lang w:eastAsia="zh-CN"/>
          </w:rPr>
          <w:t>和将</w:t>
        </w:r>
      </w:ins>
      <w:r>
        <w:rPr>
          <w:lang w:eastAsia="zh-CN"/>
        </w:rPr>
        <w:t>领域问题转化为数据条件明确、任务边界清晰、可计算、可评测的 AI-ready 任务</w:t>
      </w:r>
      <w:r>
        <w:rPr>
          <w:rFonts w:hint="eastAsia"/>
          <w:lang w:eastAsia="zh-CN"/>
        </w:rPr>
        <w:t>的能力</w:t>
      </w:r>
      <w:r>
        <w:rPr>
          <w:lang w:eastAsia="zh-CN"/>
        </w:rPr>
        <w:t>。</w:t>
      </w:r>
    </w:p>
    <w:p w14:paraId="680C2B98">
      <w:pPr>
        <w:spacing w:before="60" w:after="0" w:line="288" w:lineRule="auto"/>
        <w:ind w:firstLine="420"/>
        <w:jc w:val="both"/>
        <w:rPr>
          <w:rFonts w:hint="eastAsia"/>
          <w:lang w:eastAsia="zh-CN"/>
        </w:rPr>
      </w:pPr>
      <w:bookmarkStart w:id="5" w:name="OLE_LINK3"/>
      <w:r>
        <w:rPr>
          <w:b/>
          <w:bCs/>
          <w:lang w:eastAsia="zh-CN"/>
        </w:rPr>
        <w:t>构建智能体原生、实践嵌入式</w:t>
      </w:r>
      <w:ins w:id="23" w:author="郑博元" w:date="2026-08-02T12:05:16Z">
        <w:r>
          <w:rPr>
            <w:rFonts w:hint="eastAsia"/>
            <w:b/>
            <w:bCs/>
            <w:lang w:val="en-US" w:eastAsia="zh-CN"/>
          </w:rPr>
          <w:t>的</w:t>
        </w:r>
      </w:ins>
      <w:r>
        <w:rPr>
          <w:b/>
          <w:bCs/>
          <w:lang w:eastAsia="zh-CN"/>
        </w:rPr>
        <w:t>实训体系。</w:t>
      </w:r>
      <w:r>
        <w:rPr>
          <w:lang w:eastAsia="zh-CN"/>
        </w:rPr>
        <w:t>将智能体</w:t>
      </w:r>
      <w:r>
        <w:rPr>
          <w:rFonts w:hint="eastAsia"/>
          <w:lang w:eastAsia="zh-CN"/>
        </w:rPr>
        <w:t>构建和应用贯穿于</w:t>
      </w:r>
      <w:r>
        <w:rPr>
          <w:lang w:eastAsia="zh-CN"/>
        </w:rPr>
        <w:t>文献调研、</w:t>
      </w:r>
      <w:r>
        <w:rPr>
          <w:rFonts w:hint="eastAsia"/>
          <w:lang w:eastAsia="zh-CN"/>
        </w:rPr>
        <w:t>假设生成</w:t>
      </w:r>
      <w:del w:id="24" w:author="tashan" w:date="2026-08-02T02:53:32Z">
        <w:r>
          <w:rPr>
            <w:lang w:eastAsia="zh-CN"/>
          </w:rPr>
          <w:delText>、数据处理、模型训练等环节</w:delText>
        </w:r>
      </w:del>
      <w:ins w:id="25" w:author="tashan" w:date="2026-08-02T02:53:32Z">
        <w:r>
          <w:rPr>
            <w:lang w:eastAsia="zh-CN"/>
          </w:rPr>
          <w:t>、实验设计、数据处理与分析等环节</w:t>
        </w:r>
      </w:ins>
      <w:r>
        <w:rPr>
          <w:lang w:eastAsia="zh-CN"/>
        </w:rPr>
        <w:t>，采用“先完成最小可运行闭环，再逐步理解</w:t>
      </w:r>
      <w:del w:id="26" w:author="tashan" w:date="2026-08-02T02:53:32Z">
        <w:r>
          <w:rPr>
            <w:lang w:eastAsia="zh-CN"/>
          </w:rPr>
          <w:delText>核心原理</w:delText>
        </w:r>
      </w:del>
      <w:ins w:id="27" w:author="tashan" w:date="2026-08-02T02:53:32Z">
        <w:r>
          <w:rPr>
            <w:lang w:eastAsia="zh-CN"/>
          </w:rPr>
          <w:t>核心交互Harness原理</w:t>
        </w:r>
      </w:ins>
      <w:r>
        <w:rPr>
          <w:lang w:eastAsia="zh-CN"/>
        </w:rPr>
        <w:t>”的教学路径</w:t>
      </w:r>
      <w:r>
        <w:rPr>
          <w:rFonts w:hint="eastAsia"/>
          <w:lang w:eastAsia="zh-CN"/>
        </w:rPr>
        <w:t>。</w:t>
      </w:r>
      <w:r>
        <w:rPr>
          <w:lang w:eastAsia="zh-CN"/>
        </w:rPr>
        <w:t>注重</w:t>
      </w:r>
      <w:r>
        <w:rPr>
          <w:rFonts w:hint="eastAsia"/>
          <w:lang w:eastAsia="zh-CN"/>
        </w:rPr>
        <w:t>讲解</w:t>
      </w:r>
      <w:del w:id="28" w:author="tashan" w:date="2026-08-02T02:53:32Z">
        <w:r>
          <w:rPr>
            <w:lang w:eastAsia="zh-CN"/>
          </w:rPr>
          <w:delText>上下文、记忆、知识库、工具调用等</w:delText>
        </w:r>
      </w:del>
      <w:ins w:id="29" w:author="tashan" w:date="2026-08-02T02:53:32Z">
        <w:r>
          <w:rPr>
            <w:lang w:eastAsia="zh-CN"/>
          </w:rPr>
          <w:t>智能体、记忆、知识库、工具调用等</w:t>
        </w:r>
      </w:ins>
      <w:r>
        <w:rPr>
          <w:rFonts w:hint="eastAsia"/>
          <w:lang w:eastAsia="zh-CN"/>
        </w:rPr>
        <w:t>原理</w:t>
      </w:r>
      <w:del w:id="30" w:author="tashan" w:date="2026-08-02T02:53:32Z">
        <w:r>
          <w:rPr>
            <w:lang w:eastAsia="zh-CN"/>
          </w:rPr>
          <w:delText>，</w:delText>
        </w:r>
      </w:del>
      <w:del w:id="31" w:author="tashan" w:date="2026-08-02T02:53:32Z">
        <w:r>
          <w:rPr>
            <w:rFonts w:hint="eastAsia"/>
            <w:lang w:eastAsia="zh-CN"/>
          </w:rPr>
          <w:delText>并</w:delText>
        </w:r>
      </w:del>
      <w:del w:id="32" w:author="tashan" w:date="2026-08-02T02:53:32Z">
        <w:r>
          <w:rPr>
            <w:lang w:eastAsia="zh-CN"/>
          </w:rPr>
          <w:delText>强化</w:delText>
        </w:r>
      </w:del>
      <w:del w:id="33" w:author="tashan" w:date="2026-08-02T02:53:32Z">
        <w:r>
          <w:rPr>
            <w:rFonts w:hint="eastAsia"/>
            <w:lang w:eastAsia="zh-CN"/>
          </w:rPr>
          <w:delText>AI4S科研</w:delText>
        </w:r>
      </w:del>
      <w:del w:id="34" w:author="tashan" w:date="2026-08-02T02:53:32Z">
        <w:r>
          <w:rPr>
            <w:lang w:eastAsia="zh-CN"/>
          </w:rPr>
          <w:delText>实践能力，并培养</w:delText>
        </w:r>
      </w:del>
      <w:ins w:id="35" w:author="tashan" w:date="2026-08-02T02:53:32Z">
        <w:r>
          <w:rPr>
            <w:lang w:eastAsia="zh-CN"/>
          </w:rPr>
          <w:t>，强化AI4S科研实践能力</w:t>
        </w:r>
      </w:ins>
      <w:ins w:id="36" w:author="tashan" w:date="2026-08-02T02:53:32Z">
        <w:r>
          <w:rPr>
            <w:highlight w:val="none"/>
            <w:lang w:eastAsia="zh-CN"/>
            <w:rPrChange w:id="37" w:author="郑博元" w:date="2026-08-02T12:25:29Z">
              <w:rPr>
                <w:lang w:eastAsia="zh-CN"/>
              </w:rPr>
            </w:rPrChange>
          </w:rPr>
          <w:t>，并培养</w:t>
        </w:r>
      </w:ins>
      <w:del w:id="38" w:author="tashan" w:date="2026-08-02T02:53:32Z">
        <w:r>
          <w:rPr>
            <w:highlight w:val="none"/>
            <w:lang w:eastAsia="zh-CN"/>
            <w:rPrChange w:id="39" w:author="郑博元" w:date="2026-08-02T12:25:29Z">
              <w:rPr>
                <w:highlight w:val="yellow"/>
                <w:lang w:eastAsia="zh-CN"/>
              </w:rPr>
            </w:rPrChange>
          </w:rPr>
          <w:delText>结果核验</w:delText>
        </w:r>
      </w:del>
      <w:del w:id="40" w:author="tashan" w:date="2026-08-02T02:53:32Z">
        <w:r>
          <w:rPr>
            <w:highlight w:val="none"/>
            <w:lang w:eastAsia="zh-CN"/>
            <w:rPrChange w:id="41" w:author="郑博元" w:date="2026-08-02T12:25:29Z">
              <w:rPr>
                <w:lang w:eastAsia="zh-CN"/>
              </w:rPr>
            </w:rPrChange>
          </w:rPr>
          <w:delText>、人在环审核</w:delText>
        </w:r>
      </w:del>
      <w:del w:id="42" w:author="tashan" w:date="2026-08-02T02:53:32Z">
        <w:r>
          <w:rPr>
            <w:rFonts w:ascii="Times New Roman" w:hAnsi="Times New Roman" w:cs="Times New Roman"/>
            <w:highlight w:val="none"/>
            <w:lang w:eastAsia="zh-CN"/>
            <w:rPrChange w:id="43" w:author="郑博元" w:date="2026-08-02T12:25:29Z">
              <w:rPr>
                <w:rFonts w:ascii="Times New Roman" w:hAnsi="Times New Roman" w:cs="Times New Roman"/>
                <w:lang w:eastAsia="zh-CN"/>
              </w:rPr>
            </w:rPrChange>
          </w:rPr>
          <w:delText>（Human-in-the-Loop Audit）</w:delText>
        </w:r>
      </w:del>
      <w:del w:id="44" w:author="tashan" w:date="2026-08-02T02:53:32Z">
        <w:r>
          <w:rPr>
            <w:highlight w:val="none"/>
            <w:lang w:eastAsia="zh-CN"/>
            <w:rPrChange w:id="45" w:author="郑博元" w:date="2026-08-02T12:25:29Z">
              <w:rPr>
                <w:lang w:eastAsia="zh-CN"/>
              </w:rPr>
            </w:rPrChange>
          </w:rPr>
          <w:delText>和科学边界意识。</w:delText>
        </w:r>
      </w:del>
      <w:ins w:id="46" w:author="tashan" w:date="2026-08-02T02:53:32Z">
        <w:r>
          <w:rPr>
            <w:highlight w:val="none"/>
            <w:lang w:eastAsia="zh-CN"/>
            <w:rPrChange w:id="47" w:author="郑博元" w:date="2026-08-02T12:25:29Z">
              <w:rPr>
                <w:highlight w:val="yellow"/>
                <w:lang w:eastAsia="zh-CN"/>
              </w:rPr>
            </w:rPrChange>
          </w:rPr>
          <w:t>基于人在回路（Human-in-the-Loop）和科学边界的复核审查意识。</w:t>
        </w:r>
      </w:ins>
    </w:p>
    <w:bookmarkEnd w:id="5"/>
    <w:p w14:paraId="35F158EF">
      <w:pPr>
        <w:spacing w:before="60" w:after="0" w:line="288" w:lineRule="auto"/>
        <w:ind w:firstLine="420"/>
        <w:jc w:val="both"/>
        <w:rPr>
          <w:rFonts w:hint="eastAsia"/>
          <w:lang w:eastAsia="zh-CN"/>
        </w:rPr>
      </w:pPr>
      <w:r>
        <w:rPr>
          <w:b/>
          <w:bCs/>
          <w:lang w:eastAsia="zh-CN"/>
        </w:rPr>
        <w:t>建立真实问题牵引与科研培育机制。</w:t>
      </w:r>
      <w:r>
        <w:rPr>
          <w:lang w:eastAsia="zh-CN"/>
        </w:rPr>
        <w:t>实训营课前征集真实 AI4S 问题，学员报名时选择或自主提出问题，并通过课程</w:t>
      </w:r>
      <w:r>
        <w:rPr>
          <w:rFonts w:hint="eastAsia"/>
          <w:lang w:eastAsia="zh-CN"/>
        </w:rPr>
        <w:t>学习</w:t>
      </w:r>
      <w:r>
        <w:rPr>
          <w:lang w:eastAsia="zh-CN"/>
        </w:rPr>
        <w:t>、习题课和分组研讨逐步完善问题定义与技术路线。对科学价值明确、研究条件基本具备且学员具有持续参与意愿的课题，通过双向选择、导师指导和持续项目跟进，推动其进一步发展为科学模型、科研智能体、科研工具或可复用</w:t>
      </w:r>
      <w:del w:id="48" w:author="tashan" w:date="2026-08-02T02:53:32Z">
        <w:r>
          <w:rPr>
            <w:lang w:eastAsia="zh-CN"/>
          </w:rPr>
          <w:delText>工作流等成果</w:delText>
        </w:r>
      </w:del>
      <w:ins w:id="49" w:author="tashan" w:date="2026-08-02T02:53:32Z">
        <w:r>
          <w:rPr>
            <w:lang w:eastAsia="zh-CN"/>
          </w:rPr>
          <w:t>工作流/技能/MCP等成果</w:t>
        </w:r>
      </w:ins>
      <w:r>
        <w:rPr>
          <w:lang w:eastAsia="zh-CN"/>
        </w:rPr>
        <w:t>。</w:t>
      </w:r>
    </w:p>
    <w:p w14:paraId="06EDA630">
      <w:pPr>
        <w:spacing w:before="60" w:after="0" w:line="288" w:lineRule="auto"/>
        <w:ind w:firstLine="420"/>
        <w:jc w:val="both"/>
        <w:rPr>
          <w:rFonts w:hint="eastAsia"/>
          <w:lang w:eastAsia="zh-CN"/>
        </w:rPr>
      </w:pPr>
      <w:r>
        <w:rPr>
          <w:b/>
          <w:bCs/>
          <w:lang w:eastAsia="zh-CN"/>
        </w:rPr>
        <w:t>推动</w:t>
      </w:r>
      <w:r>
        <w:rPr>
          <w:rFonts w:hint="eastAsia"/>
          <w:b/>
          <w:bCs/>
          <w:lang w:eastAsia="zh-CN"/>
        </w:rPr>
        <w:t>学科交叉和科学智能生态构建</w:t>
      </w:r>
      <w:r>
        <w:rPr>
          <w:b/>
          <w:bCs/>
          <w:lang w:eastAsia="zh-CN"/>
        </w:rPr>
        <w:t>。</w:t>
      </w:r>
      <w:r>
        <w:rPr>
          <w:lang w:eastAsia="zh-CN"/>
        </w:rPr>
        <w:t>依托磐石科学智能生态和多学科科研体系，连接不同领域的科学问题、专业人才和技术能力，并引入科研平台、科技企业、算力及云服务等资源。通过研究所真实科研需求牵引课程教学，将科研任务、课程训练和青年人才培养贯通起来，促进领域知识、科学数据、模型算法、智能体工具和应用场景协同，使实训营同时成为 AI4S 人才培养、科研需求对接和跨学科合作的平台。</w:t>
      </w:r>
    </w:p>
    <w:p w14:paraId="0053521C">
      <w:pPr>
        <w:pStyle w:val="3"/>
        <w:spacing w:before="200" w:after="120" w:line="288" w:lineRule="auto"/>
        <w:rPr>
          <w:lang w:eastAsia="zh-CN"/>
        </w:rPr>
      </w:pPr>
      <w:bookmarkStart w:id="6" w:name="_Toc1839672098"/>
      <w:bookmarkEnd w:id="6"/>
      <w:bookmarkStart w:id="7" w:name="_Toc312247235"/>
      <w:bookmarkStart w:id="8" w:name="bm_schedule"/>
      <w:r>
        <w:rPr>
          <w:rFonts w:hint="eastAsia" w:ascii="黑体" w:hAnsi="黑体" w:eastAsia="黑体"/>
          <w:lang w:eastAsia="zh-CN"/>
        </w:rPr>
        <w:t>三</w:t>
      </w:r>
      <w:r>
        <w:rPr>
          <w:rFonts w:ascii="黑体" w:hAnsi="黑体" w:eastAsia="黑体"/>
          <w:lang w:eastAsia="zh-CN"/>
        </w:rPr>
        <w:t>、</w:t>
      </w:r>
      <w:r>
        <w:rPr>
          <w:rFonts w:hint="eastAsia" w:ascii="黑体" w:hAnsi="黑体" w:eastAsia="黑体"/>
          <w:lang w:eastAsia="zh-CN"/>
        </w:rPr>
        <w:t>拟定</w:t>
      </w:r>
      <w:r>
        <w:rPr>
          <w:rFonts w:ascii="黑体" w:hAnsi="黑体" w:eastAsia="黑体"/>
          <w:lang w:eastAsia="zh-CN"/>
        </w:rPr>
        <w:t>日程</w:t>
      </w:r>
      <w:bookmarkEnd w:id="7"/>
      <w:bookmarkEnd w:id="8"/>
      <w:r>
        <w:rPr>
          <w:rFonts w:hint="eastAsia" w:ascii="黑体" w:hAnsi="黑体" w:eastAsia="黑体"/>
          <w:lang w:eastAsia="zh-CN"/>
        </w:rPr>
        <w:t>与师资</w:t>
      </w:r>
    </w:p>
    <w:p w14:paraId="1781BABD">
      <w:pPr>
        <w:spacing w:after="0" w:line="288" w:lineRule="auto"/>
        <w:ind w:firstLine="420"/>
        <w:rPr>
          <w:rFonts w:hint="eastAsia"/>
          <w:lang w:eastAsia="zh-CN"/>
        </w:rPr>
      </w:pPr>
      <w:r>
        <w:rPr>
          <w:color w:val="222222"/>
          <w:lang w:eastAsia="zh-CN"/>
        </w:rPr>
        <w:t>前四天分别聚焦一个专题，每天灵活组合前沿讲座、理论课程、案例分享与专题实训，晚间安排习题课与选修研讨课；第五天安排科研机构参访、学习成果交流与结营。</w:t>
      </w:r>
    </w:p>
    <w:tbl>
      <w:tblPr>
        <w:tblStyle w:val="36"/>
        <w:tblW w:w="9069" w:type="dxa"/>
        <w:jc w:val="center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168"/>
        <w:gridCol w:w="1836"/>
        <w:gridCol w:w="3318"/>
        <w:gridCol w:w="1670"/>
      </w:tblGrid>
      <w:tr w14:paraId="5F3D8B5F">
        <w:trPr>
          <w:cantSplit/>
          <w:tblHeader/>
          <w:jc w:val="center"/>
        </w:trPr>
        <w:tc>
          <w:tcPr>
            <w:tcW w:w="1077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  <w:insideH w:val="single" w:sz="8" w:space="0"/>
              <w:insideV w:val="nil"/>
            </w:tcBorders>
            <w:shd w:val="clear" w:color="auto" w:fill="D9D9D9"/>
            <w:tcMar>
              <w:top w:w="88" w:type="dxa"/>
              <w:left w:w="78" w:type="dxa"/>
              <w:bottom w:w="88" w:type="dxa"/>
              <w:right w:w="78" w:type="dxa"/>
            </w:tcMar>
            <w:vAlign w:val="center"/>
          </w:tcPr>
          <w:p w14:paraId="66E5B1D6">
            <w:pPr>
              <w:spacing w:before="0" w:after="0" w:line="240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rPrChange w:id="50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 w:themeColor="text1" w:themeShade="BF"/>
                    <w:sz w:val="16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51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日期 / 专题</w:t>
            </w:r>
          </w:p>
        </w:tc>
        <w:tc>
          <w:tcPr>
            <w:tcW w:w="1168" w:type="dxa"/>
            <w:tcBorders>
              <w:top w:val="single" w:color="000000" w:themeColor="text1" w:sz="8" w:space="0"/>
              <w:bottom w:val="single" w:color="000000" w:themeColor="text1" w:sz="8" w:space="0"/>
              <w:right w:val="nil"/>
              <w:insideH w:val="single" w:sz="8" w:space="0"/>
              <w:insideV w:val="nil"/>
            </w:tcBorders>
            <w:shd w:val="clear" w:color="auto" w:fill="D9D9D9"/>
            <w:tcMar>
              <w:top w:w="88" w:type="dxa"/>
              <w:left w:w="78" w:type="dxa"/>
              <w:bottom w:w="88" w:type="dxa"/>
              <w:right w:w="78" w:type="dxa"/>
            </w:tcMar>
            <w:vAlign w:val="center"/>
          </w:tcPr>
          <w:p w14:paraId="14E44A66">
            <w:pPr>
              <w:spacing w:before="0" w:after="0" w:line="240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52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 w:themeColor="text1" w:themeShade="BF"/>
                    <w:sz w:val="16"/>
                    <w:lang w:eastAsia="zh-CN"/>
                  </w:rPr>
                </w:rPrChange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53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 w:themeColor="text1" w:themeShade="BF"/>
                    <w:sz w:val="16"/>
                    <w:lang w:eastAsia="zh-CN"/>
                  </w:rPr>
                </w:rPrChange>
              </w:rPr>
              <w:t>时间</w:t>
            </w:r>
          </w:p>
        </w:tc>
        <w:tc>
          <w:tcPr>
            <w:tcW w:w="1836" w:type="dxa"/>
            <w:tcBorders>
              <w:top w:val="single" w:color="000000" w:themeColor="text1" w:sz="8" w:space="0"/>
              <w:bottom w:val="single" w:color="000000" w:themeColor="text1" w:sz="8" w:space="0"/>
              <w:right w:val="nil"/>
              <w:insideH w:val="single" w:sz="8" w:space="0"/>
              <w:insideV w:val="nil"/>
            </w:tcBorders>
            <w:shd w:val="clear" w:color="auto" w:fill="D9D9D9"/>
            <w:tcMar>
              <w:top w:w="88" w:type="dxa"/>
              <w:left w:w="78" w:type="dxa"/>
              <w:bottom w:w="88" w:type="dxa"/>
              <w:right w:w="78" w:type="dxa"/>
            </w:tcMar>
            <w:vAlign w:val="center"/>
          </w:tcPr>
          <w:p w14:paraId="1506E713">
            <w:pPr>
              <w:spacing w:before="0" w:after="0" w:line="240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rPrChange w:id="54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 w:themeColor="text1" w:themeShade="BF"/>
                    <w:sz w:val="16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55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主题</w:t>
            </w:r>
          </w:p>
        </w:tc>
        <w:tc>
          <w:tcPr>
            <w:tcW w:w="3318" w:type="dxa"/>
            <w:tcBorders>
              <w:top w:val="single" w:color="000000" w:themeColor="text1" w:sz="8" w:space="0"/>
              <w:bottom w:val="single" w:color="000000" w:themeColor="text1" w:sz="8" w:space="0"/>
              <w:right w:val="nil"/>
              <w:insideH w:val="single" w:sz="8" w:space="0"/>
              <w:insideV w:val="nil"/>
            </w:tcBorders>
            <w:shd w:val="clear" w:color="auto" w:fill="D9D9D9"/>
            <w:tcMar>
              <w:top w:w="88" w:type="dxa"/>
              <w:left w:w="78" w:type="dxa"/>
              <w:bottom w:w="88" w:type="dxa"/>
              <w:right w:w="78" w:type="dxa"/>
            </w:tcMar>
            <w:vAlign w:val="center"/>
          </w:tcPr>
          <w:p w14:paraId="44DB8A56">
            <w:pPr>
              <w:spacing w:before="0" w:after="0" w:line="240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rPrChange w:id="56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 w:themeColor="text1" w:themeShade="BF"/>
                    <w:sz w:val="16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57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内容要点与学员成果</w:t>
            </w:r>
          </w:p>
        </w:tc>
        <w:tc>
          <w:tcPr>
            <w:tcW w:w="1670" w:type="dxa"/>
            <w:tcBorders>
              <w:top w:val="single" w:color="000000" w:themeColor="text1" w:sz="8" w:space="0"/>
              <w:bottom w:val="single" w:color="000000" w:themeColor="text1" w:sz="8" w:space="0"/>
              <w:right w:val="nil"/>
              <w:insideH w:val="single" w:sz="8" w:space="0"/>
              <w:insideV w:val="nil"/>
            </w:tcBorders>
            <w:shd w:val="clear" w:color="auto" w:fill="D9D9D9"/>
            <w:tcMar>
              <w:top w:w="88" w:type="dxa"/>
              <w:left w:w="78" w:type="dxa"/>
              <w:bottom w:w="88" w:type="dxa"/>
              <w:right w:w="78" w:type="dxa"/>
            </w:tcMar>
            <w:vAlign w:val="center"/>
          </w:tcPr>
          <w:p w14:paraId="3556D531">
            <w:pPr>
              <w:spacing w:before="0" w:after="0" w:line="240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58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 w:themeColor="text1" w:themeShade="BF"/>
                    <w:sz w:val="16"/>
                    <w:lang w:eastAsia="zh-CN"/>
                  </w:rPr>
                </w:rPrChange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59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组织单位/授课师资</w:t>
            </w:r>
          </w:p>
        </w:tc>
      </w:tr>
      <w:tr w14:paraId="7403D4A3">
        <w:trPr>
          <w:cantSplit/>
          <w:jc w:val="center"/>
        </w:trPr>
        <w:tc>
          <w:tcPr>
            <w:tcW w:w="1077" w:type="dxa"/>
            <w:vMerge w:val="restar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89BCB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60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ins w:id="61" w:author="郑博元" w:date="2026-08-02T12:28:25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62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9</w:t>
              </w:r>
            </w:ins>
            <w:ins w:id="63" w:author="郑博元" w:date="2026-08-02T12:28:26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64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.4</w:t>
              </w:r>
            </w:ins>
            <w:del w:id="65" w:author="郑博元" w:date="2026-08-02T12:28:25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66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8</w:delText>
              </w:r>
            </w:del>
            <w:del w:id="67" w:author="郑博元" w:date="2026-08-02T12:28:24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68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.2</w:delText>
              </w:r>
            </w:del>
            <w:del w:id="69" w:author="郑博元" w:date="2026-08-02T12:26:35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eastAsia="zh-CN"/>
                  <w:rPrChange w:id="70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7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71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（周</w:t>
            </w:r>
            <w:ins w:id="72" w:author="郑博元" w:date="2026-08-02T12:28:28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73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五</w:t>
              </w:r>
            </w:ins>
            <w:del w:id="74" w:author="郑博元" w:date="2026-08-02T12:26:32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eastAsia="zh-CN"/>
                  <w:rPrChange w:id="75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四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76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）</w:t>
            </w:r>
          </w:p>
          <w:p w14:paraId="661DA43E">
            <w:pPr>
              <w:spacing w:after="0" w:line="240" w:lineRule="auto"/>
              <w:jc w:val="center"/>
              <w:rPr>
                <w:rFonts w:hint="eastAsia"/>
                <w:b/>
                <w:bCs w:val="0"/>
                <w:color w:val="000000" w:themeColor="text1" w:themeShade="BF"/>
                <w:highlight w:val="none"/>
                <w:lang w:eastAsia="zh-CN"/>
                <w:rPrChange w:id="77" w:author="郑博元" w:date="2026-08-02T15:39:13Z">
                  <w:rPr>
                    <w:rFonts w:hint="eastAsia"/>
                    <w:b/>
                    <w:bCs w:val="0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bCs w:val="0"/>
                <w:color w:val="000000"/>
                <w:sz w:val="16"/>
                <w:highlight w:val="none"/>
                <w:lang w:eastAsia="zh-CN"/>
                <w:rPrChange w:id="78" w:author="郑博元" w:date="2026-08-02T15:39:13Z">
                  <w:rPr>
                    <w:b/>
                    <w:bCs w:val="0"/>
                    <w:color w:val="000000"/>
                    <w:sz w:val="16"/>
                    <w:lang w:eastAsia="zh-CN"/>
                  </w:rPr>
                </w:rPrChange>
              </w:rPr>
              <w:t>专题一</w:t>
            </w:r>
          </w:p>
          <w:p w14:paraId="1A32D523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79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80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科研智能体</w:t>
            </w: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5CCE9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1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2" w:author="郑博元" w:date="2026-08-02T15:39:13Z">
                  <w:rPr>
                    <w:color w:val="000000"/>
                    <w:sz w:val="16"/>
                  </w:rPr>
                </w:rPrChange>
              </w:rPr>
              <w:t>9:00–9:20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2CB4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83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rFonts w:hint="eastAsia"/>
                <w:b/>
                <w:color w:val="000000"/>
                <w:sz w:val="16"/>
                <w:highlight w:val="none"/>
                <w:lang w:eastAsia="zh-CN"/>
                <w:rPrChange w:id="84" w:author="郑博元" w:date="2026-08-02T15:39:13Z">
                  <w:rPr>
                    <w:rFonts w:hint="eastAsia"/>
                    <w:b/>
                    <w:color w:val="000000"/>
                    <w:sz w:val="16"/>
                    <w:lang w:eastAsia="zh-CN"/>
                  </w:rPr>
                </w:rPrChange>
              </w:rPr>
              <w:t>开幕式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D4B51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5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实训营开幕与启动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F4B2C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87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8" w:author="郑博元" w:date="2026-08-02T15:39:13Z">
                  <w:rPr>
                    <w:color w:val="000000"/>
                    <w:sz w:val="16"/>
                  </w:rPr>
                </w:rPrChange>
              </w:rPr>
              <w:t>主办单位</w:t>
            </w:r>
          </w:p>
        </w:tc>
      </w:tr>
      <w:tr w14:paraId="7494C5A8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16281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rPrChange w:id="89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9C565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90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91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46CB48A5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9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93" w:author="郑博元" w:date="2026-08-02T15:39:13Z">
                  <w:rPr>
                    <w:color w:val="000000"/>
                    <w:sz w:val="16"/>
                  </w:rPr>
                </w:rPrChange>
              </w:rPr>
              <w:t>9:30–10:30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EE4D0">
            <w:pPr>
              <w:spacing w:after="0" w:line="240" w:lineRule="auto"/>
              <w:rPr>
                <w:b/>
                <w:color w:val="000000" w:themeColor="text1" w:themeShade="BF"/>
                <w:sz w:val="16"/>
                <w:highlight w:val="none"/>
                <w:lang w:eastAsia="zh-CN"/>
                <w:rPrChange w:id="94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95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AI for Science与</w:t>
            </w:r>
          </w:p>
          <w:p w14:paraId="7FAEB25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96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97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磐石科学基础大模型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C899F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9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9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AI4S 发展趋势与科研范式变革</w:t>
            </w:r>
          </w:p>
          <w:p w14:paraId="523886AE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0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0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AI4S 重大工程与代表性平台</w:t>
            </w:r>
          </w:p>
          <w:p w14:paraId="5D93AD0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02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03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③ 磐石科学基础大模型的定位与战略布局</w:t>
            </w:r>
          </w:p>
          <w:p w14:paraId="0561F45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0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0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④ 典型应用与产业进展</w:t>
            </w:r>
          </w:p>
          <w:p w14:paraId="19E828D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0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0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成果：建立对 AI4S 全局与磐石生态的认知框架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0EECC">
            <w:pPr>
              <w:spacing w:after="0" w:line="288" w:lineRule="auto"/>
              <w:jc w:val="center"/>
              <w:rPr>
                <w:rFonts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108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109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曾大军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110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研究员</w:t>
            </w:r>
          </w:p>
          <w:p w14:paraId="7167060F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11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12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</w:p>
          <w:p w14:paraId="402207D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13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14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自动化研究所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115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副所长</w:t>
            </w:r>
          </w:p>
        </w:tc>
      </w:tr>
      <w:tr w14:paraId="16EECC26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FC176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16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554D6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17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18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27A0BF06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19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20" w:author="郑博元" w:date="2026-08-02T15:39:13Z">
                  <w:rPr>
                    <w:color w:val="000000"/>
                    <w:sz w:val="16"/>
                  </w:rPr>
                </w:rPrChange>
              </w:rPr>
              <w:t>10:50–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121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1</w:t>
            </w:r>
            <w:r>
              <w:rPr>
                <w:color w:val="000000"/>
                <w:sz w:val="16"/>
                <w:highlight w:val="none"/>
                <w:rPrChange w:id="122" w:author="郑博元" w:date="2026-08-02T15:39:13Z">
                  <w:rPr>
                    <w:color w:val="000000"/>
                    <w:sz w:val="16"/>
                  </w:rPr>
                </w:rPrChange>
              </w:rPr>
              <w:t>1:50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AEF1">
            <w:pPr>
              <w:spacing w:after="0" w:line="240" w:lineRule="auto"/>
              <w:rPr>
                <w:b/>
                <w:color w:val="000000" w:themeColor="text1" w:themeShade="BF"/>
                <w:sz w:val="16"/>
                <w:highlight w:val="none"/>
                <w:lang w:eastAsia="zh-CN"/>
                <w:rPrChange w:id="123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24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案例分享：</w:t>
            </w:r>
          </w:p>
          <w:p w14:paraId="5CCD1F6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25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rFonts w:hint="eastAsia"/>
                <w:b/>
                <w:color w:val="000000"/>
                <w:sz w:val="16"/>
                <w:highlight w:val="none"/>
                <w:lang w:eastAsia="zh-CN"/>
                <w:rPrChange w:id="126" w:author="郑博元" w:date="2026-08-02T15:39:13Z">
                  <w:rPr>
                    <w:rFonts w:hint="eastAsia"/>
                    <w:b/>
                    <w:color w:val="000000"/>
                    <w:sz w:val="16"/>
                    <w:lang w:eastAsia="zh-CN"/>
                  </w:rPr>
                </w:rPrChange>
              </w:rPr>
              <w:t>联通数智与京医大模型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6811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27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128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待定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20AD3">
            <w:pPr>
              <w:spacing w:after="0" w:line="240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129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130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丁鼎、朱艳春</w:t>
            </w:r>
          </w:p>
          <w:p w14:paraId="01222B96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31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32" w:author="郑博元" w:date="2026-08-02T15:39:13Z">
                  <w:rPr>
                    <w:color w:val="000000"/>
                    <w:sz w:val="16"/>
                  </w:rPr>
                </w:rPrChange>
              </w:rPr>
              <w:t>中国联通</w:t>
            </w:r>
          </w:p>
        </w:tc>
      </w:tr>
      <w:tr w14:paraId="2D87F923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A902F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rPrChange w:id="13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A459B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34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35" w:author="郑博元" w:date="2026-08-02T15:17:18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7AED11E3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36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37" w:author="郑博元" w:date="2026-08-02T15:17:18Z">
                  <w:rPr>
                    <w:color w:val="000000"/>
                    <w:sz w:val="16"/>
                  </w:rPr>
                </w:rPrChange>
              </w:rPr>
              <w:t>14:00–15:10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435B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8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39" w:author="郑博元" w:date="2026-08-02T15:17:18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科研智能体专题实训（一）：从零搭建智能体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D77E3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0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1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① 区分大模型直接调用、固定工作流与自主智能体，理解模型、上下文、任务状态、工具、执行循环与结果校验的关系</w:t>
            </w:r>
          </w:p>
          <w:p w14:paraId="188D012E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2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3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② ReAct“推理—行动—观察”循环、工具定义与调用、执行轨迹记录、异常处理与人工确认</w:t>
            </w:r>
          </w:p>
          <w:p w14:paraId="747300A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144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45" w:author="郑博元" w:date="2026-08-02T15:17:18Z">
                  <w:rPr>
                    <w:color w:val="000000"/>
                    <w:sz w:val="16"/>
                  </w:rPr>
                </w:rPrChange>
              </w:rPr>
              <w:t>③ Agent Harness 的作用，并以 OpenClaw、OpenCode、Hermes Agent 为例理解通用 / 编程 / 持续学习智能体的工程结构与原理</w:t>
            </w:r>
          </w:p>
          <w:p w14:paraId="7AECD052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146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47" w:author="郑博元" w:date="2026-08-02T15:17:18Z">
                  <w:rPr>
                    <w:color w:val="000000"/>
                    <w:sz w:val="16"/>
                  </w:rPr>
                </w:rPrChange>
              </w:rPr>
              <w:t>④ 动手：在编程智能体辅助下搭建一个最小可运行智能体</w:t>
            </w:r>
          </w:p>
          <w:p w14:paraId="6A00C8E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148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49" w:author="郑博元" w:date="2026-08-02T15:17:18Z">
                  <w:rPr>
                    <w:color w:val="000000"/>
                    <w:sz w:val="16"/>
                  </w:rPr>
                </w:rPrChange>
              </w:rPr>
              <w:t>▸ 成果：一个能完成多步骤任务并调用至少一种工具的最小智能体，及完整执行轨迹与“基础模型—Agent Harness—智能体应用”关系图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28BF2">
            <w:pPr>
              <w:spacing w:after="0" w:line="288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150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6"/>
                <w:highlight w:val="none"/>
                <w:lang w:eastAsia="zh-CN"/>
                <w:rPrChange w:id="151" w:author="郑博元" w:date="2026-08-02T15:17:18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陈希鸿（研究生）</w:t>
            </w:r>
          </w:p>
          <w:p w14:paraId="2528E939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52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53" w:author="郑博元" w:date="2026-08-02T11:10:47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54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中国科学院西双版纳植物园</w:t>
              </w:r>
            </w:ins>
            <w:ins w:id="155" w:author="郑博元" w:date="2026-08-02T11:11:2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6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、</w:t>
              </w:r>
            </w:ins>
            <w:ins w:id="157" w:author="郑博元" w:date="2026-08-02T11:11:3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8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中国科学院</w:t>
              </w:r>
            </w:ins>
            <w:ins w:id="159" w:author="郑博元" w:date="2026-08-02T11:10:47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60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自动化</w:t>
              </w:r>
            </w:ins>
            <w:ins w:id="161" w:author="郑博元" w:date="2026-08-02T11:11:3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62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研究</w:t>
              </w:r>
            </w:ins>
            <w:ins w:id="163" w:author="郑博元" w:date="2026-08-02T11:10:47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64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所</w:t>
              </w:r>
            </w:ins>
            <w:del w:id="165" w:author="郑博元" w:date="2026-08-02T11:10:47Z">
              <w:r>
                <w:rPr>
                  <w:color w:val="000000"/>
                  <w:sz w:val="16"/>
                  <w:highlight w:val="none"/>
                  <w:lang w:eastAsia="zh-CN"/>
                  <w:rPrChange w:id="166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中国科学院大学他山学科交叉创新协会</w:delText>
              </w:r>
            </w:del>
          </w:p>
        </w:tc>
      </w:tr>
      <w:tr w14:paraId="6B3FF84C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D8DDA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67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7D1BE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68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69" w:author="郑博元" w:date="2026-08-02T15:17:18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1D662EEE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70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71" w:author="郑博元" w:date="2026-08-02T15:17:18Z">
                  <w:rPr>
                    <w:color w:val="000000"/>
                    <w:sz w:val="16"/>
                  </w:rPr>
                </w:rPrChange>
              </w:rPr>
              <w:t>15:20–16:20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3302F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72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73" w:author="郑博元" w:date="2026-08-02T15:17:18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科研智能体专题实训（二）：智能体记忆</w:t>
            </w:r>
            <w:ins w:id="174" w:author="兮已城空" w:date="2026-08-02T12:52:5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75" w:author="郑博元" w:date="2026-08-02T15:17:18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与</w:t>
              </w:r>
            </w:ins>
            <w:del w:id="176" w:author="兮已城空" w:date="2026-08-02T12:52:57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77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、</w:delText>
              </w:r>
            </w:del>
            <w:del w:id="178" w:author="兮已城空" w:date="2026-08-02T12:52:55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79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技能学习与科研</w:delText>
              </w:r>
            </w:del>
            <w:r>
              <w:rPr>
                <w:b/>
                <w:color w:val="000000"/>
                <w:sz w:val="16"/>
                <w:highlight w:val="none"/>
                <w:lang w:eastAsia="zh-CN"/>
                <w:rPrChange w:id="180" w:author="郑博元" w:date="2026-08-02T15:17:18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知识库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C5F1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1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2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 xml:space="preserve">① </w:t>
            </w:r>
            <w:ins w:id="183" w:author="兮已城空" w:date="2026-08-02T12:35:2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84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如何</w:t>
              </w:r>
            </w:ins>
            <w:ins w:id="185" w:author="兮已城空" w:date="2026-08-02T12:35:2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86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构建</w:t>
              </w:r>
            </w:ins>
            <w:ins w:id="187" w:author="兮已城空" w:date="2026-08-02T12:35:5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88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个人</w:t>
              </w:r>
            </w:ins>
            <w:del w:id="189" w:author="兮已城空" w:date="2026-08-02T12:35:08Z">
              <w:r>
                <w:rPr>
                  <w:color w:val="000000"/>
                  <w:sz w:val="16"/>
                  <w:highlight w:val="none"/>
                  <w:lang w:eastAsia="zh-CN"/>
                  <w:rPrChange w:id="190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区分当前任务轨迹、任务状态、跨会话记忆、外部知识库与 Skill；</w:delText>
              </w:r>
            </w:del>
            <w:r>
              <w:rPr>
                <w:color w:val="000000"/>
                <w:sz w:val="16"/>
                <w:highlight w:val="none"/>
                <w:lang w:eastAsia="zh-CN"/>
                <w:rPrChange w:id="191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记忆</w:t>
            </w:r>
            <w:ins w:id="192" w:author="兮已城空" w:date="2026-08-02T12:35:5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9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库</w:t>
              </w:r>
            </w:ins>
            <w:ins w:id="194" w:author="兮已城空" w:date="2026-08-02T12:35:5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9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，</w:t>
              </w:r>
            </w:ins>
            <w:ins w:id="196" w:author="兮已城空" w:date="2026-08-02T12:35:5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9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实现</w:t>
              </w:r>
            </w:ins>
            <w:ins w:id="198" w:author="兮已城空" w:date="2026-08-02T12:37:0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9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记忆</w:t>
              </w:r>
            </w:ins>
            <w:r>
              <w:rPr>
                <w:color w:val="000000"/>
                <w:sz w:val="16"/>
                <w:highlight w:val="none"/>
                <w:lang w:eastAsia="zh-CN"/>
                <w:rPrChange w:id="200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的提取、压缩、结构化存储、更新与冲突处理</w:t>
            </w:r>
          </w:p>
          <w:p w14:paraId="60D9552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201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202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② 科研文档解析、分块、向量与关键词检索、混合检索、重排序、来源引用与检索质量检查等 RAG 流程</w:t>
            </w:r>
          </w:p>
          <w:p w14:paraId="0CA51B9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203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204" w:author="郑博元" w:date="2026-08-02T15:17:18Z">
                  <w:rPr>
                    <w:color w:val="000000"/>
                    <w:sz w:val="16"/>
                  </w:rPr>
                </w:rPrChange>
              </w:rPr>
              <w:t xml:space="preserve">③ 了解 </w:t>
            </w:r>
            <w:del w:id="205" w:author="兮已城空" w:date="2026-08-02T12:38:27Z">
              <w:r>
                <w:rPr>
                  <w:color w:val="000000"/>
                  <w:sz w:val="16"/>
                  <w:highlight w:val="none"/>
                  <w:rPrChange w:id="206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Mem0、Memobase、RAPTOR、GraphRAG</w:delText>
              </w:r>
            </w:del>
            <w:ins w:id="207" w:author="兮已城空" w:date="2026-08-02T12:38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08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前沿</w:t>
              </w:r>
            </w:ins>
            <w:ins w:id="209" w:author="兮已城空" w:date="2026-08-02T12:38:3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10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知识库</w:t>
              </w:r>
            </w:ins>
            <w:ins w:id="211" w:author="兮已城空" w:date="2026-08-02T12:38:3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12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、</w:t>
              </w:r>
            </w:ins>
            <w:ins w:id="213" w:author="兮已城空" w:date="2026-08-02T12:38:3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14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向量库</w:t>
              </w:r>
            </w:ins>
            <w:ins w:id="215" w:author="兮已城空" w:date="2026-08-02T12:38:3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16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、</w:t>
              </w:r>
            </w:ins>
            <w:ins w:id="217" w:author="兮已城空" w:date="2026-08-02T12:38:4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18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Graph</w:t>
              </w:r>
            </w:ins>
            <w:ins w:id="219" w:author="兮已城空" w:date="2026-08-02T12:38:4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20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RAG</w:t>
              </w:r>
            </w:ins>
            <w:ins w:id="221" w:author="兮已城空" w:date="2026-08-02T12:39:3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22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解决</w:t>
              </w:r>
            </w:ins>
            <w:ins w:id="223" w:author="兮已城空" w:date="2026-08-02T12:38:4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24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方案</w:t>
              </w:r>
            </w:ins>
            <w:r>
              <w:rPr>
                <w:color w:val="000000"/>
                <w:sz w:val="16"/>
                <w:highlight w:val="none"/>
                <w:rPrChange w:id="225" w:author="郑博元" w:date="2026-08-02T15:17:18Z">
                  <w:rPr>
                    <w:color w:val="000000"/>
                    <w:sz w:val="16"/>
                  </w:rPr>
                </w:rPrChange>
              </w:rPr>
              <w:t>，并</w:t>
            </w:r>
            <w:ins w:id="226" w:author="兮已城空" w:date="2026-08-02T12:39:2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2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挂载</w:t>
              </w:r>
            </w:ins>
            <w:ins w:id="228" w:author="兮已城空" w:date="2026-08-02T12:39:4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2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到</w:t>
              </w:r>
            </w:ins>
            <w:ins w:id="230" w:author="兮已城空" w:date="2026-08-02T12:39:4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31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智能体</w:t>
              </w:r>
            </w:ins>
            <w:ins w:id="232" w:author="兮已城空" w:date="2026-08-02T12:39:5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3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辅助</w:t>
              </w:r>
            </w:ins>
            <w:ins w:id="234" w:author="兮已城空" w:date="2026-08-02T12:40:2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3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相关</w:t>
              </w:r>
            </w:ins>
            <w:ins w:id="236" w:author="兮已城空" w:date="2026-08-02T12:39:5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3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日常</w:t>
              </w:r>
            </w:ins>
            <w:ins w:id="238" w:author="兮已城空" w:date="2026-08-02T12:39:5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3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工作</w:t>
              </w:r>
            </w:ins>
            <w:del w:id="240" w:author="兮已城空" w:date="2026-08-02T12:39:11Z">
              <w:r>
                <w:rPr>
                  <w:color w:val="000000"/>
                  <w:sz w:val="16"/>
                  <w:highlight w:val="none"/>
                  <w:rPrChange w:id="241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结合 Hermes Agent 理解智能体如何从执行经验中形成可复用 Skill</w:delText>
              </w:r>
            </w:del>
          </w:p>
          <w:p w14:paraId="3520B9A3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242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243" w:author="郑博元" w:date="2026-08-02T15:17:18Z">
                  <w:rPr>
                    <w:color w:val="000000"/>
                    <w:sz w:val="16"/>
                  </w:rPr>
                </w:rPrChange>
              </w:rPr>
              <w:t>▸ 成果：一个具备跨会话记忆</w:t>
            </w:r>
            <w:ins w:id="244" w:author="兮已城空" w:date="2026-08-02T12:40:44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24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eastAsia="zh-CN"/>
                    </w:rPr>
                  </w:rPrChange>
                </w:rPr>
                <w:t>、</w:t>
              </w:r>
            </w:ins>
            <w:ins w:id="246" w:author="兮已城空" w:date="2026-08-02T12:40:4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4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长期</w:t>
              </w:r>
            </w:ins>
            <w:ins w:id="248" w:author="兮已城空" w:date="2026-08-02T12:40:5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4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用户</w:t>
              </w:r>
            </w:ins>
            <w:ins w:id="250" w:author="兮已城空" w:date="2026-08-02T12:40:5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51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画像</w:t>
              </w:r>
            </w:ins>
            <w:ins w:id="252" w:author="兮已城空" w:date="2026-08-02T12:40:5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5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理解</w:t>
              </w:r>
            </w:ins>
            <w:del w:id="254" w:author="兮已城空" w:date="2026-08-02T12:40:42Z">
              <w:r>
                <w:rPr>
                  <w:color w:val="000000"/>
                  <w:sz w:val="16"/>
                  <w:highlight w:val="none"/>
                  <w:rPrChange w:id="255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与任务状态管理能力</w:delText>
              </w:r>
            </w:del>
            <w:r>
              <w:rPr>
                <w:color w:val="000000"/>
                <w:sz w:val="16"/>
                <w:highlight w:val="none"/>
                <w:rPrChange w:id="256" w:author="郑博元" w:date="2026-08-02T15:17:18Z">
                  <w:rPr>
                    <w:color w:val="000000"/>
                    <w:sz w:val="16"/>
                  </w:rPr>
                </w:rPrChange>
              </w:rPr>
              <w:t>的智能体，一个可</w:t>
            </w:r>
            <w:ins w:id="257" w:author="兮已城空" w:date="2026-08-02T12:42:0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58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运行</w:t>
              </w:r>
            </w:ins>
            <w:del w:id="259" w:author="兮已城空" w:date="2026-08-02T12:41:58Z">
              <w:r>
                <w:rPr>
                  <w:color w:val="000000"/>
                  <w:sz w:val="16"/>
                  <w:highlight w:val="none"/>
                  <w:rPrChange w:id="260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运</w:delText>
              </w:r>
            </w:del>
            <w:del w:id="261" w:author="兮已城空" w:date="2026-08-02T12:41:58Z">
              <w:r>
                <w:rPr>
                  <w:color w:val="000000"/>
                  <w:sz w:val="16"/>
                  <w:highlight w:val="none"/>
                  <w:rPrChange w:id="262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行</w:delText>
              </w:r>
            </w:del>
            <w:r>
              <w:rPr>
                <w:color w:val="000000"/>
                <w:sz w:val="16"/>
                <w:highlight w:val="none"/>
                <w:rPrChange w:id="263" w:author="郑博元" w:date="2026-08-02T15:17:18Z">
                  <w:rPr>
                    <w:color w:val="000000"/>
                    <w:sz w:val="16"/>
                  </w:rPr>
                </w:rPrChange>
              </w:rPr>
              <w:t>的</w:t>
            </w:r>
            <w:del w:id="264" w:author="兮已城空" w:date="2026-08-02T12:41:26Z">
              <w:r>
                <w:rPr>
                  <w:color w:val="000000"/>
                  <w:sz w:val="16"/>
                  <w:highlight w:val="none"/>
                  <w:rPrChange w:id="265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 xml:space="preserve"> RAG </w:delText>
              </w:r>
            </w:del>
            <w:r>
              <w:rPr>
                <w:color w:val="000000"/>
                <w:sz w:val="16"/>
                <w:highlight w:val="none"/>
                <w:rPrChange w:id="266" w:author="郑博元" w:date="2026-08-02T15:17:18Z">
                  <w:rPr>
                    <w:color w:val="000000"/>
                    <w:sz w:val="16"/>
                  </w:rPr>
                </w:rPrChange>
              </w:rPr>
              <w:t>知识库</w:t>
            </w:r>
            <w:ins w:id="267" w:author="兮已城空" w:date="2026-08-02T12:41:27Z">
              <w:r>
                <w:rPr>
                  <w:color w:val="000000"/>
                  <w:sz w:val="16"/>
                  <w:highlight w:val="none"/>
                  <w:rPrChange w:id="268" w:author="郑博元" w:date="2026-08-02T15:17:18Z">
                    <w:rPr>
                      <w:color w:val="000000"/>
                      <w:sz w:val="16"/>
                      <w:highlight w:val="green"/>
                    </w:rPr>
                  </w:rPrChange>
                </w:rPr>
                <w:t xml:space="preserve"> RAG </w:t>
              </w:r>
            </w:ins>
            <w:r>
              <w:rPr>
                <w:color w:val="000000"/>
                <w:sz w:val="16"/>
                <w:highlight w:val="none"/>
                <w:rPrChange w:id="269" w:author="郑博元" w:date="2026-08-02T15:17:18Z">
                  <w:rPr>
                    <w:color w:val="000000"/>
                    <w:sz w:val="16"/>
                  </w:rPr>
                </w:rPrChange>
              </w:rPr>
              <w:t>原型</w:t>
            </w:r>
            <w:del w:id="270" w:author="兮已城空" w:date="2026-08-02T12:41:39Z">
              <w:r>
                <w:rPr>
                  <w:color w:val="000000"/>
                  <w:sz w:val="16"/>
                  <w:highlight w:val="none"/>
                  <w:rPrChange w:id="271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，一个初步 Skill 或标准操作模板</w:delText>
              </w:r>
            </w:del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B78D0">
            <w:pPr>
              <w:spacing w:after="0" w:line="288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272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ins w:id="273" w:author="郑博元" w:date="2026-08-02T11:11:5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  <w:rPrChange w:id="274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余宣庆</w:t>
              </w:r>
            </w:ins>
            <w:del w:id="275" w:author="郑博元" w:date="2026-08-02T11:11:5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  <w:rPrChange w:id="276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待定(研究生)</w:delText>
              </w:r>
            </w:del>
            <w:ins w:id="277" w:author="郑博元" w:date="2026-08-02T11:12:03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  <w:rPrChange w:id="278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（</w:t>
              </w:r>
            </w:ins>
            <w:ins w:id="279" w:author="郑博元" w:date="2026-08-02T11:12:06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val="en-US" w:eastAsia="zh-CN"/>
                  <w:rPrChange w:id="280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研究生</w:t>
              </w:r>
            </w:ins>
            <w:ins w:id="281" w:author="郑博元" w:date="2026-08-02T11:12:03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  <w:rPrChange w:id="282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）</w:t>
              </w:r>
            </w:ins>
          </w:p>
          <w:p w14:paraId="6E73CB0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283" w:author="郑博元" w:date="2026-08-02T15:17:18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284" w:author="郑博元" w:date="2026-08-02T11:13:1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85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中国科学院</w:t>
              </w:r>
            </w:ins>
            <w:ins w:id="286" w:author="郑博元" w:date="2026-08-02T11:13:14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287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自动化</w:t>
              </w:r>
            </w:ins>
            <w:ins w:id="288" w:author="郑博元" w:date="2026-08-02T11:13:1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289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研究</w:t>
              </w:r>
            </w:ins>
            <w:ins w:id="290" w:author="郑博元" w:date="2026-08-02T11:13:14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291" w:author="郑博元" w:date="2026-08-02T15:17:18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所</w:t>
              </w:r>
            </w:ins>
            <w:del w:id="292" w:author="郑博元" w:date="2026-08-02T11:13:14Z">
              <w:r>
                <w:rPr>
                  <w:color w:val="000000"/>
                  <w:sz w:val="16"/>
                  <w:highlight w:val="none"/>
                  <w:lang w:eastAsia="zh-CN"/>
                  <w:rPrChange w:id="293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中国科学院大学他山学科交叉创新协会</w:delText>
              </w:r>
            </w:del>
          </w:p>
        </w:tc>
      </w:tr>
      <w:tr w14:paraId="37133F34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55D18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294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12156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295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296" w:author="郑博元" w:date="2026-08-02T15:17:18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03189BE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297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298" w:author="郑博元" w:date="2026-08-02T15:17:18Z">
                  <w:rPr>
                    <w:color w:val="000000"/>
                    <w:sz w:val="16"/>
                  </w:rPr>
                </w:rPrChange>
              </w:rPr>
              <w:t>16:30–17:30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11D6B">
            <w:pPr>
              <w:spacing w:after="0" w:line="240" w:lineRule="auto"/>
              <w:rPr>
                <w:rFonts w:hint="default"/>
                <w:color w:val="000000" w:themeColor="text1" w:themeShade="BF"/>
                <w:highlight w:val="none"/>
                <w:lang w:eastAsia="zh-CN"/>
                <w:rPrChange w:id="299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300" w:author="郑博元" w:date="2026-08-02T15:17:18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科研智能体专题实训（三）：科研</w:t>
            </w:r>
            <w:del w:id="301" w:author="兮已城空" w:date="2026-08-02T12:56:09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02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工具链</w:delText>
              </w:r>
            </w:del>
            <w:ins w:id="303" w:author="兮已城空" w:date="2026-08-02T12:56:33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304" w:author="郑博元" w:date="2026-08-02T15:17:18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工具</w:t>
              </w:r>
            </w:ins>
            <w:ins w:id="305" w:author="兮已城空" w:date="2026-08-02T12:56:34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306" w:author="郑博元" w:date="2026-08-02T15:17:18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调用</w:t>
              </w:r>
            </w:ins>
            <w:del w:id="307" w:author="兮已城空" w:date="2026-08-02T12:55:08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08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、</w:delText>
              </w:r>
            </w:del>
            <w:del w:id="309" w:author="兮已城空" w:date="2026-08-02T12:56:31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10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S</w:delText>
              </w:r>
            </w:del>
            <w:del w:id="311" w:author="兮已城空" w:date="2026-08-02T12:56:31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12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k</w:delText>
              </w:r>
            </w:del>
            <w:del w:id="313" w:author="兮已城空" w:date="2026-08-02T12:56:31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14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i</w:delText>
              </w:r>
            </w:del>
            <w:del w:id="315" w:author="兮已城空" w:date="2026-08-02T12:56:30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16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l</w:delText>
              </w:r>
            </w:del>
            <w:del w:id="317" w:author="兮已城空" w:date="2026-08-02T12:56:30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18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l</w:delText>
              </w:r>
            </w:del>
            <w:del w:id="319" w:author="兮已城空" w:date="2026-08-02T12:56:30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20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 xml:space="preserve"> </w:delText>
              </w:r>
            </w:del>
            <w:r>
              <w:rPr>
                <w:b/>
                <w:color w:val="000000"/>
                <w:sz w:val="16"/>
                <w:highlight w:val="none"/>
                <w:lang w:eastAsia="zh-CN"/>
                <w:rPrChange w:id="321" w:author="郑博元" w:date="2026-08-02T15:17:18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与</w:t>
            </w:r>
            <w:del w:id="322" w:author="兮已城空" w:date="2026-08-02T12:56:41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23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文</w:delText>
              </w:r>
            </w:del>
            <w:del w:id="324" w:author="兮已城空" w:date="2026-08-02T12:56:40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25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献</w:delText>
              </w:r>
            </w:del>
            <w:del w:id="326" w:author="兮已城空" w:date="2026-08-02T12:56:43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27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研</w:delText>
              </w:r>
            </w:del>
            <w:del w:id="328" w:author="兮已城空" w:date="2026-08-02T12:56:43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329" w:author="郑博元" w:date="2026-08-02T15:17:18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究</w:delText>
              </w:r>
            </w:del>
            <w:r>
              <w:rPr>
                <w:b/>
                <w:color w:val="000000"/>
                <w:sz w:val="16"/>
                <w:highlight w:val="none"/>
                <w:lang w:eastAsia="zh-CN"/>
                <w:rPrChange w:id="330" w:author="郑博元" w:date="2026-08-02T15:17:18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工作流</w:t>
            </w:r>
            <w:ins w:id="331" w:author="兮已城空" w:date="2026-08-02T12:56:46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332" w:author="郑博元" w:date="2026-08-02T15:17:18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搭建</w:t>
              </w:r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2766E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333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334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 xml:space="preserve">① </w:t>
            </w:r>
            <w:ins w:id="335" w:author="兮已城空" w:date="2026-08-02T12:43:0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36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介绍</w:t>
              </w:r>
            </w:ins>
            <w:del w:id="337" w:author="兮已城空" w:date="2026-08-02T12:43:03Z">
              <w:r>
                <w:rPr>
                  <w:color w:val="000000"/>
                  <w:sz w:val="16"/>
                  <w:highlight w:val="none"/>
                  <w:lang w:eastAsia="zh-CN"/>
                  <w:rPrChange w:id="338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理</w:delText>
              </w:r>
            </w:del>
            <w:del w:id="339" w:author="兮已城空" w:date="2026-08-02T12:43:03Z">
              <w:r>
                <w:rPr>
                  <w:color w:val="000000"/>
                  <w:sz w:val="16"/>
                  <w:highlight w:val="none"/>
                  <w:lang w:eastAsia="zh-CN"/>
                  <w:rPrChange w:id="340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解</w:delText>
              </w:r>
            </w:del>
            <w:ins w:id="341" w:author="兮已城空" w:date="2026-08-02T12:43:5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42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MCP</w:t>
              </w:r>
            </w:ins>
            <w:ins w:id="343" w:author="兮已城空" w:date="2026-08-02T12:45:0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44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和</w:t>
              </w:r>
            </w:ins>
            <w:del w:id="345" w:author="兮已城空" w:date="2026-08-02T12:43:18Z">
              <w:r>
                <w:rPr>
                  <w:color w:val="000000"/>
                  <w:sz w:val="16"/>
                  <w:highlight w:val="none"/>
                  <w:lang w:eastAsia="zh-CN"/>
                  <w:rPrChange w:id="346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工</w:delText>
              </w:r>
            </w:del>
            <w:del w:id="347" w:author="兮已城空" w:date="2026-08-02T12:43:17Z">
              <w:r>
                <w:rPr>
                  <w:color w:val="000000"/>
                  <w:sz w:val="16"/>
                  <w:highlight w:val="none"/>
                  <w:lang w:eastAsia="zh-CN"/>
                  <w:rPrChange w:id="348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具</w:delText>
              </w:r>
            </w:del>
            <w:del w:id="349" w:author="兮已城空" w:date="2026-08-02T12:43:45Z">
              <w:r>
                <w:rPr>
                  <w:color w:val="000000"/>
                  <w:sz w:val="16"/>
                  <w:highlight w:val="none"/>
                  <w:lang w:eastAsia="zh-CN"/>
                  <w:rPrChange w:id="350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、</w:delText>
              </w:r>
            </w:del>
            <w:del w:id="351" w:author="兮已城空" w:date="2026-08-02T12:43:41Z">
              <w:r>
                <w:rPr>
                  <w:color w:val="000000"/>
                  <w:sz w:val="16"/>
                  <w:highlight w:val="none"/>
                  <w:lang w:eastAsia="zh-CN"/>
                  <w:rPrChange w:id="352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工</w:delText>
              </w:r>
            </w:del>
            <w:del w:id="353" w:author="兮已城空" w:date="2026-08-02T12:43:41Z">
              <w:r>
                <w:rPr>
                  <w:color w:val="000000"/>
                  <w:sz w:val="16"/>
                  <w:highlight w:val="none"/>
                  <w:lang w:eastAsia="zh-CN"/>
                  <w:rPrChange w:id="354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作</w:delText>
              </w:r>
            </w:del>
            <w:del w:id="355" w:author="兮已城空" w:date="2026-08-02T12:43:41Z">
              <w:r>
                <w:rPr>
                  <w:color w:val="000000"/>
                  <w:sz w:val="16"/>
                  <w:highlight w:val="none"/>
                  <w:lang w:eastAsia="zh-CN"/>
                  <w:rPrChange w:id="356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流</w:delText>
              </w:r>
            </w:del>
            <w:del w:id="357" w:author="兮已城空" w:date="2026-08-02T12:44:33Z">
              <w:r>
                <w:rPr>
                  <w:color w:val="000000"/>
                  <w:sz w:val="16"/>
                  <w:highlight w:val="none"/>
                  <w:lang w:eastAsia="zh-CN"/>
                  <w:rPrChange w:id="358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与</w:delText>
              </w:r>
            </w:del>
            <w:del w:id="359" w:author="兮已城空" w:date="2026-08-02T12:44:33Z">
              <w:r>
                <w:rPr>
                  <w:color w:val="000000"/>
                  <w:sz w:val="16"/>
                  <w:highlight w:val="none"/>
                  <w:lang w:eastAsia="zh-CN"/>
                  <w:rPrChange w:id="360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 xml:space="preserve"> </w:delText>
              </w:r>
            </w:del>
            <w:r>
              <w:rPr>
                <w:color w:val="000000"/>
                <w:sz w:val="16"/>
                <w:highlight w:val="none"/>
                <w:lang w:eastAsia="zh-CN"/>
                <w:rPrChange w:id="361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Skill</w:t>
            </w:r>
            <w:ins w:id="362" w:author="兮已城空" w:date="2026-08-02T12:45:0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6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的基础</w:t>
              </w:r>
            </w:ins>
            <w:ins w:id="364" w:author="兮已城空" w:date="2026-08-02T12:45:0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6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概念</w:t>
              </w:r>
            </w:ins>
            <w:ins w:id="366" w:author="兮已城空" w:date="2026-08-02T12:44:2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6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及</w:t>
              </w:r>
            </w:ins>
            <w:ins w:id="368" w:author="兮已城空" w:date="2026-08-02T12:44:2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6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二者</w:t>
              </w:r>
            </w:ins>
            <w:del w:id="370" w:author="兮已城空" w:date="2026-08-02T12:43:56Z">
              <w:r>
                <w:rPr>
                  <w:color w:val="000000"/>
                  <w:sz w:val="16"/>
                  <w:highlight w:val="none"/>
                  <w:lang w:eastAsia="zh-CN"/>
                  <w:rPrChange w:id="371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 xml:space="preserve"> </w:delText>
              </w:r>
            </w:del>
            <w:r>
              <w:rPr>
                <w:color w:val="000000"/>
                <w:sz w:val="16"/>
                <w:highlight w:val="none"/>
                <w:lang w:eastAsia="zh-CN"/>
                <w:rPrChange w:id="372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的区别</w:t>
            </w:r>
            <w:ins w:id="373" w:author="兮已城空" w:date="2026-08-02T12:46:0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74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及</w:t>
              </w:r>
            </w:ins>
            <w:del w:id="375" w:author="兮已城空" w:date="2026-08-02T12:46:05Z">
              <w:r>
                <w:rPr>
                  <w:color w:val="000000"/>
                  <w:sz w:val="16"/>
                  <w:highlight w:val="none"/>
                  <w:lang w:eastAsia="zh-CN"/>
                  <w:rPrChange w:id="376" w:author="郑博元" w:date="2026-08-02T15:17:18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及</w:delText>
              </w:r>
            </w:del>
            <w:r>
              <w:rPr>
                <w:color w:val="000000"/>
                <w:sz w:val="16"/>
                <w:highlight w:val="none"/>
                <w:lang w:eastAsia="zh-CN"/>
                <w:rPrChange w:id="377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关系；智能体如何发现、选择、调用与组合</w:t>
            </w:r>
            <w:ins w:id="378" w:author="兮已城空" w:date="2026-08-02T12:46:3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7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基于</w:t>
              </w:r>
            </w:ins>
            <w:ins w:id="380" w:author="兮已城空" w:date="2026-08-02T12:46:3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81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规范</w:t>
              </w:r>
            </w:ins>
            <w:ins w:id="382" w:author="兮已城空" w:date="2026-08-02T12:46:4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8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协议</w:t>
              </w:r>
            </w:ins>
            <w:ins w:id="384" w:author="兮已城空" w:date="2026-08-02T12:47:0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8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包装的</w:t>
              </w:r>
            </w:ins>
            <w:r>
              <w:rPr>
                <w:color w:val="000000"/>
                <w:sz w:val="16"/>
                <w:highlight w:val="none"/>
                <w:lang w:eastAsia="zh-CN"/>
                <w:rPrChange w:id="386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科研工具</w:t>
            </w:r>
          </w:p>
          <w:p w14:paraId="61361B4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387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388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② 围绕具体科研问题走通“提问—检索文献—获取论文—解析 PDF—构建知识库—提取信息—整理数据—科学绘图—研究简报”流程</w:t>
            </w:r>
          </w:p>
          <w:p w14:paraId="73C21B6E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389" w:author="郑博元" w:date="2026-08-02T15:17:18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390" w:author="郑博元" w:date="2026-08-02T15:17:18Z">
                  <w:rPr>
                    <w:color w:val="000000"/>
                    <w:sz w:val="16"/>
                  </w:rPr>
                </w:rPrChange>
              </w:rPr>
              <w:t>③ 使用</w:t>
            </w:r>
            <w:del w:id="391" w:author="兮已城空" w:date="2026-08-02T12:48:46Z">
              <w:r>
                <w:rPr>
                  <w:color w:val="000000"/>
                  <w:sz w:val="16"/>
                  <w:highlight w:val="none"/>
                  <w:rPrChange w:id="392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 xml:space="preserve"> Paper Fetch、MinerU</w:delText>
              </w:r>
            </w:del>
            <w:ins w:id="393" w:author="兮已城空" w:date="2026-08-02T12:48:4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94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论文</w:t>
              </w:r>
            </w:ins>
            <w:ins w:id="395" w:author="兮已城空" w:date="2026-08-02T12:48:4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96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查询</w:t>
              </w:r>
            </w:ins>
            <w:ins w:id="397" w:author="兮已城空" w:date="2026-08-02T12:48:4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398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、</w:t>
              </w:r>
            </w:ins>
            <w:ins w:id="399" w:author="兮已城空" w:date="2026-08-02T12:48:5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00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OCR</w:t>
              </w:r>
            </w:ins>
            <w:ins w:id="401" w:author="兮已城空" w:date="2026-08-02T12:49:2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02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解析</w:t>
              </w:r>
            </w:ins>
            <w:r>
              <w:rPr>
                <w:color w:val="000000"/>
                <w:sz w:val="16"/>
                <w:highlight w:val="none"/>
                <w:rPrChange w:id="403" w:author="郑博元" w:date="2026-08-02T15:17:18Z">
                  <w:rPr>
                    <w:color w:val="000000"/>
                    <w:sz w:val="16"/>
                  </w:rPr>
                </w:rPrChange>
              </w:rPr>
              <w:t>、</w:t>
            </w:r>
            <w:del w:id="404" w:author="兮已城空" w:date="2026-08-02T12:47:55Z">
              <w:r>
                <w:rPr>
                  <w:color w:val="000000"/>
                  <w:sz w:val="16"/>
                  <w:highlight w:val="none"/>
                  <w:rPrChange w:id="405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RAG 与数据处理</w:delText>
              </w:r>
            </w:del>
            <w:ins w:id="406" w:author="兮已城空" w:date="2026-08-02T12:48:1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0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知识库</w:t>
              </w:r>
            </w:ins>
            <w:ins w:id="408" w:author="兮已城空" w:date="2026-08-02T12:48:1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0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RAG</w:t>
              </w:r>
            </w:ins>
            <w:r>
              <w:rPr>
                <w:color w:val="000000"/>
                <w:sz w:val="16"/>
                <w:highlight w:val="none"/>
                <w:rPrChange w:id="410" w:author="郑博元" w:date="2026-08-02T15:17:18Z">
                  <w:rPr>
                    <w:color w:val="000000"/>
                    <w:sz w:val="16"/>
                  </w:rPr>
                </w:rPrChange>
              </w:rPr>
              <w:t>、</w:t>
            </w:r>
            <w:ins w:id="411" w:author="兮已城空" w:date="2026-08-02T12:50:4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12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科研</w:t>
              </w:r>
            </w:ins>
            <w:del w:id="413" w:author="兮已城空" w:date="2026-08-02T12:50:47Z">
              <w:r>
                <w:rPr>
                  <w:color w:val="000000"/>
                  <w:sz w:val="16"/>
                  <w:highlight w:val="none"/>
                  <w:rPrChange w:id="414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科</w:delText>
              </w:r>
            </w:del>
            <w:del w:id="415" w:author="兮已城空" w:date="2026-08-02T12:50:46Z">
              <w:r>
                <w:rPr>
                  <w:color w:val="000000"/>
                  <w:sz w:val="16"/>
                  <w:highlight w:val="none"/>
                  <w:rPrChange w:id="416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学</w:delText>
              </w:r>
            </w:del>
            <w:r>
              <w:rPr>
                <w:color w:val="000000"/>
                <w:sz w:val="16"/>
                <w:highlight w:val="none"/>
                <w:rPrChange w:id="417" w:author="郑博元" w:date="2026-08-02T15:17:18Z">
                  <w:rPr>
                    <w:color w:val="000000"/>
                    <w:sz w:val="16"/>
                  </w:rPr>
                </w:rPrChange>
              </w:rPr>
              <w:t>绘图等工具，</w:t>
            </w:r>
            <w:del w:id="418" w:author="兮已城空" w:date="2026-08-02T12:49:52Z">
              <w:r>
                <w:rPr>
                  <w:color w:val="000000"/>
                  <w:sz w:val="16"/>
                  <w:highlight w:val="none"/>
                  <w:rPrChange w:id="419" w:author="郑博元" w:date="2026-08-02T15:17:18Z">
                    <w:rPr>
                      <w:color w:val="000000"/>
                      <w:sz w:val="16"/>
                    </w:rPr>
                  </w:rPrChange>
                </w:rPr>
                <w:delText>掌握参数设计、失败重试、人工检查、证据追溯与版本管理</w:delText>
              </w:r>
            </w:del>
            <w:ins w:id="420" w:author="兮已城空" w:date="2026-08-02T12:49:5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21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构建</w:t>
              </w:r>
            </w:ins>
            <w:ins w:id="422" w:author="兮已城空" w:date="2026-08-02T12:50:0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2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基础</w:t>
              </w:r>
            </w:ins>
            <w:ins w:id="424" w:author="兮已城空" w:date="2026-08-02T12:50:0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2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的</w:t>
              </w:r>
            </w:ins>
            <w:ins w:id="426" w:author="兮已城空" w:date="2026-08-02T12:50:0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2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文献</w:t>
              </w:r>
            </w:ins>
            <w:ins w:id="428" w:author="兮已城空" w:date="2026-08-02T12:50:1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29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研究</w:t>
              </w:r>
            </w:ins>
            <w:ins w:id="430" w:author="兮已城空" w:date="2026-08-02T12:51:0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31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及</w:t>
              </w:r>
            </w:ins>
            <w:ins w:id="432" w:author="兮已城空" w:date="2026-08-02T12:51:4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33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研究</w:t>
              </w:r>
            </w:ins>
            <w:ins w:id="434" w:author="兮已城空" w:date="2026-08-02T12:51:1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35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简报</w:t>
              </w:r>
            </w:ins>
            <w:ins w:id="436" w:author="兮已城空" w:date="2026-08-02T12:50:1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37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工作流</w:t>
              </w:r>
            </w:ins>
            <w:r>
              <w:rPr>
                <w:color w:val="000000"/>
                <w:sz w:val="16"/>
                <w:highlight w:val="none"/>
                <w:rPrChange w:id="438" w:author="郑博元" w:date="2026-08-02T15:17:18Z">
                  <w:rPr>
                    <w:color w:val="000000"/>
                    <w:sz w:val="16"/>
                  </w:rPr>
                </w:rPrChange>
              </w:rPr>
              <w:t>，并沉淀为可复用 Skill</w:t>
            </w:r>
          </w:p>
          <w:p w14:paraId="78A34F95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439" w:author="郑博元" w:date="2026-08-02T15:17:18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440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▸ 成果：一条可运行的文献研究工作流，一份含来源引用与</w:t>
            </w:r>
            <w:ins w:id="441" w:author="兮已城空" w:date="2026-08-02T12:52:2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42" w:author="郑博元" w:date="2026-08-02T15:17:18Z">
                    <w:rPr>
                      <w:rFonts w:hint="eastAsia"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信息</w:t>
              </w:r>
            </w:ins>
            <w:r>
              <w:rPr>
                <w:color w:val="000000"/>
                <w:sz w:val="16"/>
                <w:highlight w:val="none"/>
                <w:lang w:eastAsia="zh-CN"/>
                <w:rPrChange w:id="443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图表的研究简报，一个可复用 Skill 或工作流模板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0E83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444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6"/>
                <w:highlight w:val="none"/>
                <w:rPrChange w:id="445" w:author="郑博元" w:date="2026-08-02T15:17:18Z">
                  <w:rPr>
                    <w:color w:val="000000"/>
                    <w:sz w:val="16"/>
                  </w:rPr>
                </w:rPrChange>
              </w:rPr>
              <w:t>刘子笑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16"/>
                <w:highlight w:val="none"/>
                <w:lang w:eastAsia="zh-CN"/>
                <w:rPrChange w:id="446" w:author="郑博元" w:date="2026-08-02T15:17:18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（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16"/>
                <w:highlight w:val="none"/>
                <w:rPrChange w:id="447" w:author="郑博元" w:date="2026-08-02T15:17:18Z">
                  <w:rPr>
                    <w:color w:val="000000"/>
                    <w:sz w:val="16"/>
                  </w:rPr>
                </w:rPrChange>
              </w:rPr>
              <w:t>研究生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16"/>
                <w:highlight w:val="none"/>
                <w:lang w:eastAsia="zh-CN"/>
                <w:rPrChange w:id="448" w:author="郑博元" w:date="2026-08-02T15:17:18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）</w:t>
            </w:r>
          </w:p>
          <w:p w14:paraId="4EDAB309">
            <w:pPr>
              <w:spacing w:after="0" w:line="240" w:lineRule="auto"/>
              <w:jc w:val="center"/>
              <w:rPr>
                <w:rFonts w:hint="default"/>
                <w:color w:val="000000" w:themeColor="text1" w:themeShade="BF"/>
                <w:highlight w:val="none"/>
                <w:lang w:val="en-US" w:eastAsia="zh-CN"/>
                <w:rPrChange w:id="449" w:author="郑博元" w:date="2026-08-02T15:17:18Z">
                  <w:rPr>
                    <w:rFonts w:hint="default"/>
                    <w:color w:val="000000" w:themeColor="text1" w:themeShade="BF"/>
                    <w:lang w:val="en-US"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450" w:author="郑博元" w:date="2026-08-02T15:17:18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  <w:del w:id="451" w:author="郑博元" w:date="2026-08-02T11:13:37Z">
              <w:r>
                <w:rPr>
                  <w:rFonts w:hint="default"/>
                  <w:color w:val="000000"/>
                  <w:sz w:val="16"/>
                  <w:highlight w:val="none"/>
                  <w:lang w:val="en-US" w:eastAsia="zh-CN"/>
                  <w:rPrChange w:id="452" w:author="郑博元" w:date="2026-08-02T15:17:18Z">
                    <w:rPr>
                      <w:rFonts w:hint="default"/>
                      <w:color w:val="000000"/>
                      <w:sz w:val="16"/>
                      <w:lang w:val="en-US" w:eastAsia="zh-CN"/>
                    </w:rPr>
                  </w:rPrChange>
                </w:rPr>
                <w:delText>大学他山学科交叉创新协会</w:delText>
              </w:r>
            </w:del>
            <w:ins w:id="453" w:author="郑博元" w:date="2026-08-02T11:13:3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54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化学</w:t>
              </w:r>
            </w:ins>
            <w:ins w:id="455" w:author="郑博元" w:date="2026-08-02T11:13:3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456" w:author="郑博元" w:date="2026-08-02T15:17:18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研究所</w:t>
              </w:r>
            </w:ins>
          </w:p>
        </w:tc>
      </w:tr>
      <w:tr w14:paraId="1713A7BD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C8D0C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457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BF96C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458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459" w:author="郑博元" w:date="2026-08-02T15:39:13Z">
                  <w:rPr>
                    <w:color w:val="000000"/>
                    <w:sz w:val="16"/>
                  </w:rPr>
                </w:rPrChange>
              </w:rPr>
              <w:t>晚上</w:t>
            </w:r>
          </w:p>
          <w:p w14:paraId="044C8C0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460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461" w:author="郑博元" w:date="2026-08-02T15:39:13Z">
                  <w:rPr>
                    <w:color w:val="000000"/>
                    <w:sz w:val="16"/>
                  </w:rPr>
                </w:rPrChange>
              </w:rPr>
              <w:t>19:30–21:00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41899">
            <w:pPr>
              <w:spacing w:after="0" w:line="240" w:lineRule="auto"/>
              <w:rPr>
                <w:rFonts w:hint="default" w:eastAsia="仿宋"/>
                <w:color w:val="000000" w:themeColor="text1" w:themeShade="BF"/>
                <w:highlight w:val="none"/>
                <w:lang w:val="en-US" w:eastAsia="zh-CN"/>
                <w:rPrChange w:id="462" w:author="郑博元" w:date="2026-08-02T15:39:13Z">
                  <w:rPr>
                    <w:rFonts w:hint="default" w:eastAsia="仿宋"/>
                    <w:color w:val="000000" w:themeColor="text1" w:themeShade="BF"/>
                    <w:lang w:val="en-US"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463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习题课与研讨课</w:t>
            </w:r>
            <w:ins w:id="464" w:author="郑博元" w:date="2026-08-02T12:15:03Z">
              <w:r>
                <w:rPr>
                  <w:rFonts w:hint="eastAsia"/>
                  <w:b/>
                  <w:color w:val="000000"/>
                  <w:sz w:val="16"/>
                  <w:highlight w:val="none"/>
                  <w:lang w:eastAsia="zh-CN"/>
                  <w:rPrChange w:id="465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（</w:t>
              </w:r>
            </w:ins>
            <w:ins w:id="466" w:author="郑博元" w:date="2026-08-02T12:15:06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467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选修</w:t>
              </w:r>
            </w:ins>
            <w:ins w:id="468" w:author="郑博元" w:date="2026-08-02T12:15:07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469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）</w:t>
              </w:r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0605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47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47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习题课：由课程组与助教结合当日课程，选取边界清晰、有参考路径的典型问题作示范讲解与实操</w:t>
            </w:r>
          </w:p>
          <w:p w14:paraId="4F8C3993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472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473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研讨课（选修）：学员围绕所选 AI4S 问题作简要介绍，就任务定义、数据条件、技术路线与评价方式研讨</w:t>
            </w:r>
          </w:p>
          <w:p w14:paraId="5189AC0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47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47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成果：巩固当日方法，并推进各自 AI4S 问题的理解与《问题分析方案》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A1490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476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477" w:author="郑博元" w:date="2026-08-02T15:39:13Z">
                  <w:rPr>
                    <w:color w:val="000000"/>
                    <w:sz w:val="16"/>
                  </w:rPr>
                </w:rPrChange>
              </w:rPr>
              <w:t>课程组 + 助教</w:t>
            </w:r>
          </w:p>
        </w:tc>
      </w:tr>
      <w:tr w14:paraId="202F71E0">
        <w:trPr>
          <w:cantSplit/>
          <w:jc w:val="center"/>
        </w:trPr>
        <w:tc>
          <w:tcPr>
            <w:tcW w:w="1077" w:type="dxa"/>
            <w:vMerge w:val="restar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6C5D0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rPrChange w:id="478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  <w:ins w:id="479" w:author="郑博元" w:date="2026-08-02T12:28:33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480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9.</w:t>
              </w:r>
            </w:ins>
            <w:ins w:id="481" w:author="郑博元" w:date="2026-08-02T12:28:34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482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5</w:t>
              </w:r>
            </w:ins>
            <w:del w:id="483" w:author="郑博元" w:date="2026-08-02T12:28:32Z">
              <w:r>
                <w:rPr>
                  <w:b w:val="0"/>
                  <w:bCs/>
                  <w:color w:val="000000"/>
                  <w:sz w:val="16"/>
                  <w:highlight w:val="none"/>
                  <w:rPrChange w:id="484" w:author="郑博元" w:date="2026-08-02T15:39:13Z">
                    <w:rPr>
                      <w:b w:val="0"/>
                      <w:bCs/>
                      <w:color w:val="000000"/>
                      <w:sz w:val="16"/>
                    </w:rPr>
                  </w:rPrChange>
                </w:rPr>
                <w:delText>8.24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rPrChange w:id="485" w:author="郑博元" w:date="2026-08-02T15:39:13Z">
                  <w:rPr>
                    <w:b w:val="0"/>
                    <w:bCs/>
                    <w:color w:val="000000"/>
                    <w:sz w:val="16"/>
                  </w:rPr>
                </w:rPrChange>
              </w:rPr>
              <w:t>（周</w:t>
            </w:r>
            <w:ins w:id="486" w:author="郑博元" w:date="2026-08-02T12:28:36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487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六</w:t>
              </w:r>
            </w:ins>
            <w:del w:id="488" w:author="郑博元" w:date="2026-08-02T12:28:35Z">
              <w:r>
                <w:rPr>
                  <w:b w:val="0"/>
                  <w:bCs/>
                  <w:color w:val="000000"/>
                  <w:sz w:val="16"/>
                  <w:highlight w:val="none"/>
                  <w:rPrChange w:id="489" w:author="郑博元" w:date="2026-08-02T15:39:13Z">
                    <w:rPr>
                      <w:b w:val="0"/>
                      <w:bCs/>
                      <w:color w:val="000000"/>
                      <w:sz w:val="16"/>
                    </w:rPr>
                  </w:rPrChange>
                </w:rPr>
                <w:delText>一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rPrChange w:id="490" w:author="郑博元" w:date="2026-08-02T15:39:13Z">
                  <w:rPr>
                    <w:b w:val="0"/>
                    <w:bCs/>
                    <w:color w:val="000000"/>
                    <w:sz w:val="16"/>
                  </w:rPr>
                </w:rPrChange>
              </w:rPr>
              <w:t>）</w:t>
            </w:r>
          </w:p>
          <w:p w14:paraId="4CAFB9B1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rPrChange w:id="491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rPrChange w:id="492" w:author="郑博元" w:date="2026-08-02T15:39:13Z">
                  <w:rPr>
                    <w:b w:val="0"/>
                    <w:bCs/>
                    <w:color w:val="000000"/>
                    <w:sz w:val="16"/>
                  </w:rPr>
                </w:rPrChange>
              </w:rPr>
              <w:t>专题二</w:t>
            </w:r>
          </w:p>
          <w:p w14:paraId="0C73A22E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rPrChange w:id="49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rPrChange w:id="494" w:author="郑博元" w:date="2026-08-02T15:39:13Z">
                  <w:rPr>
                    <w:b w:val="0"/>
                    <w:bCs/>
                    <w:color w:val="000000"/>
                    <w:sz w:val="16"/>
                  </w:rPr>
                </w:rPrChange>
              </w:rPr>
              <w:t>AI4S 科研方法论</w:t>
            </w: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1813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495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496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5F68331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497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498" w:author="郑博元" w:date="2026-08-02T15:39:13Z">
                  <w:rPr>
                    <w:color w:val="000000"/>
                    <w:sz w:val="16"/>
                  </w:rPr>
                </w:rPrChange>
              </w:rPr>
              <w:t>9: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499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0</w:t>
            </w:r>
            <w:r>
              <w:rPr>
                <w:color w:val="000000"/>
                <w:sz w:val="16"/>
                <w:highlight w:val="none"/>
                <w:rPrChange w:id="500" w:author="郑博元" w:date="2026-08-02T15:39:13Z">
                  <w:rPr>
                    <w:color w:val="000000"/>
                    <w:sz w:val="16"/>
                  </w:rPr>
                </w:rPrChange>
              </w:rPr>
              <w:t>0–10: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501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0</w:t>
            </w:r>
            <w:r>
              <w:rPr>
                <w:color w:val="000000"/>
                <w:sz w:val="16"/>
                <w:highlight w:val="none"/>
                <w:rPrChange w:id="502" w:author="郑博元" w:date="2026-08-02T15:39:13Z">
                  <w:rPr>
                    <w:color w:val="000000"/>
                    <w:sz w:val="16"/>
                  </w:rPr>
                </w:rPrChange>
              </w:rPr>
              <w:t>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DC89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03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504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前沿讲座：科学数据基础设施与科学语料库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4EF4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05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0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科学数据与科研基础设施概览</w:t>
            </w:r>
          </w:p>
          <w:p w14:paraId="7DDCF10D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07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08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科学语料库的构建与治理</w:t>
            </w:r>
          </w:p>
          <w:p w14:paraId="201873A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509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510" w:author="郑博元" w:date="2026-08-02T15:39:13Z">
                  <w:rPr>
                    <w:color w:val="000000"/>
                    <w:sz w:val="16"/>
                  </w:rPr>
                </w:rPrChange>
              </w:rPr>
              <w:t>③ 面向 AI4S 的数据服务与开放（One Science 平台实践）</w:t>
            </w:r>
          </w:p>
          <w:p w14:paraId="65190E0D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511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512" w:author="郑博元" w:date="2026-08-02T15:39:13Z">
                  <w:rPr>
                    <w:color w:val="000000"/>
                    <w:sz w:val="16"/>
                  </w:rPr>
                </w:rPrChange>
              </w:rPr>
              <w:t>▸ 成果：理解 AI4S 数据“从哪里来、怎样组织”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88CA4">
            <w:pPr>
              <w:spacing w:after="0" w:line="288" w:lineRule="auto"/>
              <w:jc w:val="center"/>
              <w:rPr>
                <w:rFonts w:hint="eastAsia"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513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514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周园春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515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研究员</w:t>
            </w:r>
          </w:p>
          <w:p w14:paraId="4BEDF6D6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51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1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中国科学院计算机</w:t>
            </w:r>
          </w:p>
          <w:p w14:paraId="7852EBD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51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1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网络信息中心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520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主任</w:t>
            </w:r>
          </w:p>
        </w:tc>
      </w:tr>
      <w:tr w14:paraId="1361FB5B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06A20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521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43FF6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52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523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5BF6C79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524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525" w:author="郑博元" w:date="2026-08-02T15:39:13Z">
                  <w:rPr>
                    <w:color w:val="000000"/>
                    <w:sz w:val="16"/>
                  </w:rPr>
                </w:rPrChange>
              </w:rPr>
              <w:t>10: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526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2</w:t>
            </w:r>
            <w:r>
              <w:rPr>
                <w:color w:val="000000"/>
                <w:sz w:val="16"/>
                <w:highlight w:val="none"/>
                <w:rPrChange w:id="527" w:author="郑博元" w:date="2026-08-02T15:39:13Z">
                  <w:rPr>
                    <w:color w:val="000000"/>
                    <w:sz w:val="16"/>
                  </w:rPr>
                </w:rPrChange>
              </w:rPr>
              <w:t>0–11:</w:t>
            </w:r>
            <w:ins w:id="528" w:author="郑博元" w:date="2026-08-02T12:16:4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529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0</w:t>
              </w:r>
            </w:ins>
            <w:del w:id="530" w:author="郑博元" w:date="2026-08-02T12:16:40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531" w:author="郑博元" w:date="2026-08-02T15:39:13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2</w:delText>
              </w:r>
            </w:del>
            <w:r>
              <w:rPr>
                <w:color w:val="000000"/>
                <w:sz w:val="16"/>
                <w:highlight w:val="none"/>
                <w:rPrChange w:id="532" w:author="郑博元" w:date="2026-08-02T15:39:13Z">
                  <w:rPr>
                    <w:color w:val="000000"/>
                    <w:sz w:val="16"/>
                  </w:rPr>
                </w:rPrChange>
              </w:rPr>
              <w:t>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4A6A2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33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534" w:author="郑博元" w:date="2026-08-02T12:13:1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535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理论</w:t>
              </w:r>
            </w:ins>
            <w:ins w:id="536" w:author="郑博元" w:date="2026-08-02T12:13:20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537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课程</w:t>
              </w:r>
            </w:ins>
            <w:del w:id="538" w:author="郑博元" w:date="2026-08-02T12:13:18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539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方</w:delText>
              </w:r>
            </w:del>
            <w:del w:id="540" w:author="郑博元" w:date="2026-08-02T12:13:17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541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法讲座</w:delText>
              </w:r>
            </w:del>
            <w:r>
              <w:rPr>
                <w:b/>
                <w:color w:val="000000"/>
                <w:sz w:val="16"/>
                <w:highlight w:val="none"/>
                <w:lang w:eastAsia="zh-CN"/>
                <w:rPrChange w:id="542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：AI 驱动的科学规律发现——从实验数据到控制方程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94B1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43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44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科学发现的两条路径：理论提出—实验验证；实验数据—规律归纳</w:t>
            </w:r>
          </w:p>
          <w:p w14:paraId="1D12EB6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45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4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方程发现中的组合搜索难题、代表性算法及适用边界</w:t>
            </w:r>
          </w:p>
          <w:p w14:paraId="79DDA8C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47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48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③ 大模型驱动方法 DRSR：数据驱动的结构分析与经验驱动的策略总结</w:t>
            </w:r>
          </w:p>
          <w:p w14:paraId="47A0DCBE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49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50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④ 数理化天地生的跨领域应用</w:t>
            </w:r>
          </w:p>
          <w:p w14:paraId="01414802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551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52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成果：理解“AI 如何从数据中形成预测与规律”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CB218">
            <w:pPr>
              <w:spacing w:after="0" w:line="288" w:lineRule="auto"/>
              <w:jc w:val="center"/>
              <w:rPr>
                <w:rFonts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553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554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李凯研究员</w:t>
            </w:r>
          </w:p>
          <w:p w14:paraId="5242E899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55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5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</w:p>
          <w:p w14:paraId="1415621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557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558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自动化研究所</w:t>
            </w:r>
          </w:p>
        </w:tc>
      </w:tr>
      <w:tr w14:paraId="3E6BAC52">
        <w:trPr>
          <w:cantSplit/>
          <w:jc w:val="center"/>
          <w:ins w:id="559" w:author="郑博元" w:date="2026-08-02T12:16:46Z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E581A">
            <w:pPr>
              <w:rPr>
                <w:ins w:id="560" w:author="郑博元" w:date="2026-08-02T12:16:46Z"/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561" w:author="郑博元" w:date="2026-08-02T15:39:13Z">
                  <w:rPr>
                    <w:ins w:id="562" w:author="郑博元" w:date="2026-08-02T12:16:46Z"/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CAEC1">
            <w:pPr>
              <w:spacing w:after="0" w:line="240" w:lineRule="auto"/>
              <w:jc w:val="center"/>
              <w:rPr>
                <w:ins w:id="563" w:author="郑博元" w:date="2026-08-02T12:17:12Z"/>
                <w:rFonts w:hint="eastAsia"/>
                <w:color w:val="000000" w:themeColor="text1" w:themeShade="BF"/>
                <w:highlight w:val="none"/>
                <w:rPrChange w:id="564" w:author="郑博元" w:date="2026-08-02T15:39:13Z">
                  <w:rPr>
                    <w:ins w:id="565" w:author="郑博元" w:date="2026-08-02T12:17:12Z"/>
                    <w:rFonts w:hint="eastAsia"/>
                    <w:color w:val="000000" w:themeColor="text1" w:themeShade="BF"/>
                  </w:rPr>
                </w:rPrChange>
              </w:rPr>
            </w:pPr>
            <w:ins w:id="566" w:author="郑博元" w:date="2026-08-02T12:17:1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567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上</w:t>
              </w:r>
            </w:ins>
            <w:ins w:id="568" w:author="郑博元" w:date="2026-08-02T12:17:12Z">
              <w:r>
                <w:rPr>
                  <w:color w:val="000000"/>
                  <w:sz w:val="16"/>
                  <w:highlight w:val="none"/>
                  <w:rPrChange w:id="569" w:author="郑博元" w:date="2026-08-02T15:39:13Z">
                    <w:rPr>
                      <w:color w:val="000000"/>
                      <w:sz w:val="16"/>
                    </w:rPr>
                  </w:rPrChange>
                </w:rPr>
                <w:t>午</w:t>
              </w:r>
            </w:ins>
          </w:p>
          <w:p w14:paraId="62A054B0">
            <w:pPr>
              <w:spacing w:after="0" w:line="240" w:lineRule="auto"/>
              <w:jc w:val="center"/>
              <w:rPr>
                <w:ins w:id="570" w:author="郑博元" w:date="2026-08-02T12:16:46Z"/>
                <w:rFonts w:hint="default" w:ascii="仿宋" w:hAnsi="仿宋" w:eastAsia="仿宋" w:cstheme="minorBidi"/>
                <w:color w:val="000000" w:themeColor="text1" w:themeShade="BF"/>
                <w:sz w:val="16"/>
                <w:szCs w:val="22"/>
                <w:highlight w:val="none"/>
                <w:lang w:val="en-US" w:eastAsia="zh-CN" w:bidi="ar-SA"/>
                <w:rPrChange w:id="571" w:author="郑博元" w:date="2026-08-02T15:39:13Z">
                  <w:rPr>
                    <w:ins w:id="572" w:author="郑博元" w:date="2026-08-02T12:16:46Z"/>
                    <w:rFonts w:hint="default" w:ascii="仿宋" w:hAnsi="仿宋" w:eastAsia="仿宋" w:cstheme="minorBidi"/>
                    <w:color w:val="000000"/>
                    <w:sz w:val="16"/>
                    <w:szCs w:val="22"/>
                    <w:lang w:val="en-US" w:eastAsia="zh-CN" w:bidi="ar-SA"/>
                  </w:rPr>
                </w:rPrChange>
              </w:rPr>
            </w:pPr>
            <w:ins w:id="573" w:author="郑博元" w:date="2026-08-02T12:17:12Z">
              <w:r>
                <w:rPr>
                  <w:color w:val="000000"/>
                  <w:sz w:val="16"/>
                  <w:highlight w:val="none"/>
                  <w:rPrChange w:id="574" w:author="郑博元" w:date="2026-08-02T15:39:13Z">
                    <w:rPr>
                      <w:color w:val="000000"/>
                      <w:sz w:val="16"/>
                    </w:rPr>
                  </w:rPrChange>
                </w:rPr>
                <w:t>1</w:t>
              </w:r>
            </w:ins>
            <w:ins w:id="575" w:author="郑博元" w:date="2026-08-02T12:17:1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576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1</w:t>
              </w:r>
            </w:ins>
            <w:ins w:id="577" w:author="郑博元" w:date="2026-08-02T12:17:12Z">
              <w:r>
                <w:rPr>
                  <w:color w:val="000000"/>
                  <w:sz w:val="16"/>
                  <w:highlight w:val="none"/>
                  <w:rPrChange w:id="578" w:author="郑博元" w:date="2026-08-02T15:39:13Z">
                    <w:rPr>
                      <w:color w:val="000000"/>
                      <w:sz w:val="16"/>
                    </w:rPr>
                  </w:rPrChange>
                </w:rPr>
                <w:t>:</w:t>
              </w:r>
            </w:ins>
            <w:ins w:id="579" w:author="郑博元" w:date="2026-08-02T12:17:2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580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2</w:t>
              </w:r>
            </w:ins>
            <w:ins w:id="581" w:author="郑博元" w:date="2026-08-02T12:17:12Z">
              <w:r>
                <w:rPr>
                  <w:color w:val="000000"/>
                  <w:sz w:val="16"/>
                  <w:highlight w:val="none"/>
                  <w:rPrChange w:id="582" w:author="郑博元" w:date="2026-08-02T15:39:13Z">
                    <w:rPr>
                      <w:color w:val="000000"/>
                      <w:sz w:val="16"/>
                    </w:rPr>
                  </w:rPrChange>
                </w:rPr>
                <w:t>0–1</w:t>
              </w:r>
            </w:ins>
            <w:ins w:id="583" w:author="郑博元" w:date="2026-08-02T12:17:4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584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2</w:t>
              </w:r>
            </w:ins>
            <w:ins w:id="585" w:author="郑博元" w:date="2026-08-02T12:17:12Z">
              <w:r>
                <w:rPr>
                  <w:color w:val="000000"/>
                  <w:sz w:val="16"/>
                  <w:highlight w:val="none"/>
                  <w:rPrChange w:id="586" w:author="郑博元" w:date="2026-08-02T15:39:13Z">
                    <w:rPr>
                      <w:color w:val="000000"/>
                      <w:sz w:val="16"/>
                    </w:rPr>
                  </w:rPrChange>
                </w:rPr>
                <w:t>:</w:t>
              </w:r>
            </w:ins>
            <w:ins w:id="587" w:author="郑博元" w:date="2026-08-02T12:17:4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588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0</w:t>
              </w:r>
            </w:ins>
            <w:ins w:id="589" w:author="郑博元" w:date="2026-08-02T12:17:12Z">
              <w:r>
                <w:rPr>
                  <w:color w:val="000000"/>
                  <w:sz w:val="16"/>
                  <w:highlight w:val="none"/>
                  <w:rPrChange w:id="590" w:author="郑博元" w:date="2026-08-02T15:39:13Z">
                    <w:rPr>
                      <w:color w:val="000000"/>
                      <w:sz w:val="16"/>
                    </w:rPr>
                  </w:rPrChange>
                </w:rPr>
                <w:t>0</w:t>
              </w:r>
            </w:ins>
          </w:p>
        </w:tc>
        <w:tc>
          <w:tcPr>
            <w:tcW w:w="1836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AF9CE">
            <w:pPr>
              <w:spacing w:after="0" w:line="240" w:lineRule="auto"/>
              <w:rPr>
                <w:ins w:id="591" w:author="郑博元" w:date="2026-08-02T12:16:46Z"/>
                <w:rFonts w:hint="eastAsia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zh-CN" w:bidi="ar-SA"/>
                <w:rPrChange w:id="592" w:author="郑博元" w:date="2026-08-02T15:39:13Z">
                  <w:rPr>
                    <w:ins w:id="593" w:author="郑博元" w:date="2026-08-02T12:16:46Z"/>
                    <w:rFonts w:hint="eastAsia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zh-CN" w:bidi="ar-SA"/>
                  </w:rPr>
                </w:rPrChange>
              </w:rPr>
            </w:pPr>
            <w:ins w:id="594" w:author="郑博元" w:date="2026-08-02T12:17:12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595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t>科研工具专题实训：从领域方法到 Skill 与 MCP</w:t>
              </w:r>
            </w:ins>
          </w:p>
        </w:tc>
        <w:tc>
          <w:tcPr>
            <w:tcW w:w="331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FFE65">
            <w:pPr>
              <w:spacing w:after="0" w:line="240" w:lineRule="auto"/>
              <w:rPr>
                <w:ins w:id="596" w:author="郑博元" w:date="2026-08-02T12:17:12Z"/>
                <w:rFonts w:hint="eastAsia"/>
                <w:color w:val="000000" w:themeColor="text1" w:themeShade="BF"/>
                <w:highlight w:val="none"/>
                <w:lang w:eastAsia="zh-CN"/>
                <w:rPrChange w:id="597" w:author="郑博元" w:date="2026-08-02T15:39:13Z">
                  <w:rPr>
                    <w:ins w:id="598" w:author="郑博元" w:date="2026-08-02T12:17:12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599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00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① 选择一段领域代码、数据服务或科研软件，明确适用任务、输入输出与依赖</w:t>
              </w:r>
            </w:ins>
          </w:p>
          <w:p w14:paraId="04D59363">
            <w:pPr>
              <w:spacing w:after="0" w:line="240" w:lineRule="auto"/>
              <w:rPr>
                <w:ins w:id="601" w:author="郑博元" w:date="2026-08-02T12:17:12Z"/>
                <w:rFonts w:hint="eastAsia"/>
                <w:color w:val="000000" w:themeColor="text1" w:themeShade="BF"/>
                <w:highlight w:val="none"/>
                <w:lang w:eastAsia="zh-CN"/>
                <w:rPrChange w:id="602" w:author="郑博元" w:date="2026-08-02T15:39:13Z">
                  <w:rPr>
                    <w:ins w:id="603" w:author="郑博元" w:date="2026-08-02T12:17:12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604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05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② 封装为 Skill 或 MCP 接口，设置异常处理、结果校验与人工确认</w:t>
              </w:r>
            </w:ins>
          </w:p>
          <w:p w14:paraId="1F4FE09F">
            <w:pPr>
              <w:spacing w:after="0" w:line="240" w:lineRule="auto"/>
              <w:rPr>
                <w:ins w:id="606" w:author="郑博元" w:date="2026-08-02T12:17:12Z"/>
                <w:rFonts w:hint="eastAsia"/>
                <w:color w:val="000000" w:themeColor="text1" w:themeShade="BF"/>
                <w:highlight w:val="none"/>
                <w:lang w:eastAsia="zh-CN"/>
                <w:rPrChange w:id="607" w:author="郑博元" w:date="2026-08-02T15:39:13Z">
                  <w:rPr>
                    <w:ins w:id="608" w:author="郑博元" w:date="2026-08-02T12:17:12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609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10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③ 通过测试案例验证正确性与稳定性，说明适用边界与引用方式</w:t>
              </w:r>
            </w:ins>
          </w:p>
          <w:p w14:paraId="2F25C30A">
            <w:pPr>
              <w:spacing w:after="0" w:line="240" w:lineRule="auto"/>
              <w:rPr>
                <w:ins w:id="611" w:author="郑博元" w:date="2026-08-02T12:17:12Z"/>
                <w:rFonts w:hint="eastAsia"/>
                <w:color w:val="000000" w:themeColor="text1" w:themeShade="BF"/>
                <w:highlight w:val="none"/>
                <w:lang w:eastAsia="zh-CN"/>
                <w:rPrChange w:id="612" w:author="郑博元" w:date="2026-08-02T15:39:13Z">
                  <w:rPr>
                    <w:ins w:id="613" w:author="郑博元" w:date="2026-08-02T12:17:12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614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15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④ 把领域科研能力沉淀为端到端系统中可复用、可靠的组件</w:t>
              </w:r>
            </w:ins>
          </w:p>
          <w:p w14:paraId="08E59F40">
            <w:pPr>
              <w:spacing w:after="0" w:line="240" w:lineRule="auto"/>
              <w:rPr>
                <w:ins w:id="616" w:author="郑博元" w:date="2026-08-02T12:16:46Z"/>
                <w:rFonts w:hint="eastAsia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zh-CN" w:bidi="ar-SA"/>
                <w:rPrChange w:id="617" w:author="郑博元" w:date="2026-08-02T15:39:13Z">
                  <w:rPr>
                    <w:ins w:id="618" w:author="郑博元" w:date="2026-08-02T12:16:46Z"/>
                    <w:rFonts w:hint="eastAsia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zh-CN" w:bidi="ar-SA"/>
                  </w:rPr>
                </w:rPrChange>
              </w:rPr>
            </w:pPr>
            <w:ins w:id="619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20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▸ 成果：一个经测试、可复用的领域科研工具</w:t>
              </w:r>
            </w:ins>
          </w:p>
        </w:tc>
        <w:tc>
          <w:tcPr>
            <w:tcW w:w="1670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B9251">
            <w:pPr>
              <w:spacing w:after="0" w:line="240" w:lineRule="auto"/>
              <w:jc w:val="center"/>
              <w:rPr>
                <w:ins w:id="621" w:author="郑博元" w:date="2026-08-02T12:17:12Z"/>
                <w:color w:val="000000" w:themeColor="text1" w:themeShade="BF"/>
                <w:sz w:val="16"/>
                <w:highlight w:val="none"/>
                <w:lang w:eastAsia="zh-CN"/>
                <w:rPrChange w:id="622" w:author="郑博元" w:date="2026-08-02T15:39:13Z">
                  <w:rPr>
                    <w:ins w:id="623" w:author="郑博元" w:date="2026-08-02T12:17:12Z"/>
                    <w:color w:val="000000"/>
                    <w:sz w:val="16"/>
                    <w:lang w:eastAsia="zh-CN"/>
                  </w:rPr>
                </w:rPrChange>
              </w:rPr>
            </w:pPr>
            <w:ins w:id="624" w:author="郑博元" w:date="2026-08-02T12:17:12Z">
              <w:r>
                <w:rPr>
                  <w:color w:val="000000"/>
                  <w:sz w:val="16"/>
                  <w:highlight w:val="none"/>
                  <w:rPrChange w:id="625" w:author="郑博元" w:date="2026-08-02T15:39:13Z">
                    <w:rPr>
                      <w:color w:val="000000"/>
                      <w:sz w:val="16"/>
                    </w:rPr>
                  </w:rPrChange>
                </w:rPr>
                <w:t>待定</w:t>
              </w:r>
            </w:ins>
          </w:p>
          <w:p w14:paraId="0614D21E">
            <w:pPr>
              <w:spacing w:after="0" w:line="240" w:lineRule="auto"/>
              <w:jc w:val="center"/>
              <w:rPr>
                <w:ins w:id="626" w:author="郑博元" w:date="2026-08-02T12:17:12Z"/>
                <w:color w:val="000000" w:themeColor="text1" w:themeShade="BF"/>
                <w:sz w:val="16"/>
                <w:highlight w:val="none"/>
                <w:lang w:eastAsia="zh-CN"/>
                <w:rPrChange w:id="627" w:author="郑博元" w:date="2026-08-02T15:39:13Z">
                  <w:rPr>
                    <w:ins w:id="628" w:author="郑博元" w:date="2026-08-02T12:17:12Z"/>
                    <w:color w:val="000000"/>
                    <w:sz w:val="16"/>
                    <w:lang w:eastAsia="zh-CN"/>
                  </w:rPr>
                </w:rPrChange>
              </w:rPr>
            </w:pPr>
            <w:ins w:id="629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30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中国科学院</w:t>
              </w:r>
            </w:ins>
          </w:p>
          <w:p w14:paraId="4E0FE649">
            <w:pPr>
              <w:spacing w:after="0" w:line="240" w:lineRule="auto"/>
              <w:jc w:val="center"/>
              <w:rPr>
                <w:ins w:id="631" w:author="郑博元" w:date="2026-08-02T12:16:46Z"/>
                <w:rFonts w:hint="eastAsia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zh-CN" w:bidi="ar-SA"/>
                <w:rPrChange w:id="632" w:author="郑博元" w:date="2026-08-02T15:39:13Z">
                  <w:rPr>
                    <w:ins w:id="633" w:author="郑博元" w:date="2026-08-02T12:16:46Z"/>
                    <w:rFonts w:hint="eastAsia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zh-CN" w:bidi="ar-SA"/>
                  </w:rPr>
                </w:rPrChange>
              </w:rPr>
            </w:pPr>
            <w:ins w:id="634" w:author="郑博元" w:date="2026-08-02T12:17:12Z">
              <w:r>
                <w:rPr>
                  <w:color w:val="000000"/>
                  <w:sz w:val="16"/>
                  <w:highlight w:val="none"/>
                  <w:lang w:eastAsia="zh-CN"/>
                  <w:rPrChange w:id="635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自动化研究所</w:t>
              </w:r>
            </w:ins>
          </w:p>
        </w:tc>
      </w:tr>
      <w:tr w14:paraId="3F704719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7E046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636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63DB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637" w:author="郑博元" w:date="2026-08-02T15:17:3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638" w:author="郑博元" w:date="2026-08-02T15:17:33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25C9A89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639" w:author="郑博元" w:date="2026-08-02T15:17:3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640" w:author="郑博元" w:date="2026-08-02T15:17:33Z">
                  <w:rPr>
                    <w:color w:val="000000"/>
                    <w:sz w:val="16"/>
                  </w:rPr>
                </w:rPrChange>
              </w:rPr>
              <w:t>1</w:t>
            </w:r>
            <w:ins w:id="641" w:author="郑博元" w:date="2026-08-02T12:14:1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42" w:author="郑博元" w:date="2026-08-02T15:17:3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3</w:t>
              </w:r>
            </w:ins>
            <w:del w:id="643" w:author="郑博元" w:date="2026-08-02T12:14:11Z">
              <w:r>
                <w:rPr>
                  <w:color w:val="000000"/>
                  <w:sz w:val="16"/>
                  <w:highlight w:val="none"/>
                  <w:rPrChange w:id="644" w:author="郑博元" w:date="2026-08-02T15:17:33Z">
                    <w:rPr>
                      <w:color w:val="000000"/>
                      <w:sz w:val="16"/>
                    </w:rPr>
                  </w:rPrChange>
                </w:rPr>
                <w:delText>4</w:delText>
              </w:r>
            </w:del>
            <w:r>
              <w:rPr>
                <w:color w:val="000000"/>
                <w:sz w:val="16"/>
                <w:highlight w:val="none"/>
                <w:rPrChange w:id="645" w:author="郑博元" w:date="2026-08-02T15:17:33Z">
                  <w:rPr>
                    <w:color w:val="000000"/>
                    <w:sz w:val="16"/>
                  </w:rPr>
                </w:rPrChange>
              </w:rPr>
              <w:t>:</w:t>
            </w:r>
            <w:ins w:id="646" w:author="郑博元" w:date="2026-08-02T12:14:1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47" w:author="郑博元" w:date="2026-08-02T15:17:3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3</w:t>
              </w:r>
            </w:ins>
            <w:del w:id="648" w:author="郑博元" w:date="2026-08-02T12:14:18Z">
              <w:r>
                <w:rPr>
                  <w:color w:val="000000"/>
                  <w:sz w:val="16"/>
                  <w:highlight w:val="none"/>
                  <w:rPrChange w:id="649" w:author="郑博元" w:date="2026-08-02T15:17:33Z">
                    <w:rPr>
                      <w:color w:val="000000"/>
                      <w:sz w:val="16"/>
                    </w:rPr>
                  </w:rPrChange>
                </w:rPr>
                <w:delText>0</w:delText>
              </w:r>
            </w:del>
            <w:r>
              <w:rPr>
                <w:color w:val="000000"/>
                <w:sz w:val="16"/>
                <w:highlight w:val="none"/>
                <w:rPrChange w:id="650" w:author="郑博元" w:date="2026-08-02T15:17:33Z">
                  <w:rPr>
                    <w:color w:val="000000"/>
                    <w:sz w:val="16"/>
                  </w:rPr>
                </w:rPrChange>
              </w:rPr>
              <w:t>0–1</w:t>
            </w:r>
            <w:ins w:id="651" w:author="郑博元" w:date="2026-08-02T12:14:2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52" w:author="郑博元" w:date="2026-08-02T15:17:3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4</w:t>
              </w:r>
            </w:ins>
            <w:del w:id="653" w:author="郑博元" w:date="2026-08-02T12:14:20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654" w:author="郑博元" w:date="2026-08-02T15:17:33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5</w:delText>
              </w:r>
            </w:del>
            <w:r>
              <w:rPr>
                <w:color w:val="000000"/>
                <w:sz w:val="16"/>
                <w:highlight w:val="none"/>
                <w:rPrChange w:id="655" w:author="郑博元" w:date="2026-08-02T15:17:33Z">
                  <w:rPr>
                    <w:color w:val="000000"/>
                    <w:sz w:val="16"/>
                  </w:rPr>
                </w:rPrChange>
              </w:rPr>
              <w:t>:</w:t>
            </w:r>
            <w:ins w:id="656" w:author="郑博元" w:date="2026-08-02T12:14:2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57" w:author="郑博元" w:date="2026-08-02T15:17:3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3</w:t>
              </w:r>
            </w:ins>
            <w:del w:id="658" w:author="郑博元" w:date="2026-08-02T12:14:21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659" w:author="郑博元" w:date="2026-08-02T15:17:33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0</w:delText>
              </w:r>
            </w:del>
            <w:r>
              <w:rPr>
                <w:color w:val="000000"/>
                <w:sz w:val="16"/>
                <w:highlight w:val="none"/>
                <w:rPrChange w:id="660" w:author="郑博元" w:date="2026-08-02T15:17:33Z">
                  <w:rPr>
                    <w:color w:val="000000"/>
                    <w:sz w:val="16"/>
                  </w:rPr>
                </w:rPrChange>
              </w:rPr>
              <w:t>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6456F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661" w:author="郑博元" w:date="2026-08-02T17:50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662" w:author="郑博元" w:date="2026-08-02T17:50:4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案例分享：LinX 超高通量分子互作平台——面向 AI 药物研发的数据基础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2883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663" w:author="郑博元" w:date="2026-08-02T17:50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664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① 实验平台如何以标准化、高通量、自动化方式持续产</w:t>
            </w:r>
            <w:r>
              <w:rPr>
                <w:color w:val="000000"/>
                <w:sz w:val="16"/>
                <w:highlight w:val="none"/>
                <w:lang w:eastAsia="zh-CN"/>
                <w:rPrChange w:id="665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生可用于 AI 建模的高质量数据</w:t>
            </w:r>
          </w:p>
          <w:p w14:paraId="28209E7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666" w:author="郑博元" w:date="2026-08-02T17:50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667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② 分子编码、空间定位与自动化筛选</w:t>
            </w:r>
          </w:p>
          <w:p w14:paraId="066C1812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668" w:author="郑博元" w:date="2026-08-02T17:50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669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③ 海量分子—靶标并行检测</w:t>
            </w:r>
          </w:p>
          <w:p w14:paraId="7BE42009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670" w:author="郑博元" w:date="2026-08-02T17:50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671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▸ 成果：理解“实验平台如何为 AI 建模持续供数”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BA184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672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673" w:author="郑博元" w:date="2026-08-02T17:50:43Z">
                  <w:rPr>
                    <w:color w:val="000000"/>
                    <w:sz w:val="16"/>
                  </w:rPr>
                </w:rPrChange>
              </w:rPr>
              <w:t>待定</w:t>
            </w:r>
          </w:p>
          <w:p w14:paraId="7430C4FC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674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675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</w:p>
          <w:p w14:paraId="20823D2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676" w:author="郑博元" w:date="2026-08-02T17:50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677" w:author="郑博元" w:date="2026-08-02T17:50:43Z">
                  <w:rPr>
                    <w:color w:val="000000"/>
                    <w:sz w:val="16"/>
                    <w:lang w:eastAsia="zh-CN"/>
                  </w:rPr>
                </w:rPrChange>
              </w:rPr>
              <w:t>杭州医学研究所</w:t>
            </w:r>
          </w:p>
        </w:tc>
      </w:tr>
      <w:tr w14:paraId="63847294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46CB0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rPrChange w:id="678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A7747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679" w:author="郑博元" w:date="2026-08-02T15:17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680" w:author="郑博元" w:date="2026-08-02T15:17:43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6AAEA260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681" w:author="郑博元" w:date="2026-08-02T15:17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682" w:author="郑博元" w:date="2026-08-02T15:17:43Z">
                  <w:rPr>
                    <w:color w:val="000000"/>
                    <w:sz w:val="16"/>
                  </w:rPr>
                </w:rPrChange>
              </w:rPr>
              <w:t>1</w:t>
            </w:r>
            <w:ins w:id="683" w:author="郑博元" w:date="2026-08-02T12:14:2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84" w:author="郑博元" w:date="2026-08-02T15:17:4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4</w:t>
              </w:r>
            </w:ins>
            <w:del w:id="685" w:author="郑博元" w:date="2026-08-02T12:14:23Z">
              <w:r>
                <w:rPr>
                  <w:color w:val="000000"/>
                  <w:sz w:val="16"/>
                  <w:highlight w:val="none"/>
                  <w:rPrChange w:id="686" w:author="郑博元" w:date="2026-08-02T15:17:43Z">
                    <w:rPr>
                      <w:color w:val="000000"/>
                      <w:sz w:val="16"/>
                    </w:rPr>
                  </w:rPrChange>
                </w:rPr>
                <w:delText>5</w:delText>
              </w:r>
            </w:del>
            <w:r>
              <w:rPr>
                <w:color w:val="000000"/>
                <w:sz w:val="16"/>
                <w:highlight w:val="none"/>
                <w:rPrChange w:id="687" w:author="郑博元" w:date="2026-08-02T15:17:43Z">
                  <w:rPr>
                    <w:color w:val="000000"/>
                    <w:sz w:val="16"/>
                  </w:rPr>
                </w:rPrChange>
              </w:rPr>
              <w:t>:</w:t>
            </w:r>
            <w:ins w:id="688" w:author="郑博元" w:date="2026-08-02T12:14:3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89" w:author="郑博元" w:date="2026-08-02T15:17:4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5</w:t>
              </w:r>
            </w:ins>
            <w:del w:id="690" w:author="郑博元" w:date="2026-08-02T12:14:24Z">
              <w:r>
                <w:rPr>
                  <w:color w:val="000000"/>
                  <w:sz w:val="16"/>
                  <w:highlight w:val="none"/>
                  <w:rPrChange w:id="691" w:author="郑博元" w:date="2026-08-02T15:17:43Z">
                    <w:rPr>
                      <w:color w:val="000000"/>
                      <w:sz w:val="16"/>
                    </w:rPr>
                  </w:rPrChange>
                </w:rPr>
                <w:delText>0</w:delText>
              </w:r>
            </w:del>
            <w:r>
              <w:rPr>
                <w:color w:val="000000"/>
                <w:sz w:val="16"/>
                <w:highlight w:val="none"/>
                <w:rPrChange w:id="692" w:author="郑博元" w:date="2026-08-02T15:17:43Z">
                  <w:rPr>
                    <w:color w:val="000000"/>
                    <w:sz w:val="16"/>
                  </w:rPr>
                </w:rPrChange>
              </w:rPr>
              <w:t>0–1</w:t>
            </w:r>
            <w:ins w:id="693" w:author="郑博元" w:date="2026-08-02T12:14:3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94" w:author="郑博元" w:date="2026-08-02T15:17:4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5</w:t>
              </w:r>
            </w:ins>
            <w:del w:id="695" w:author="郑博元" w:date="2026-08-02T12:14:33Z">
              <w:r>
                <w:rPr>
                  <w:color w:val="000000"/>
                  <w:sz w:val="16"/>
                  <w:highlight w:val="none"/>
                  <w:rPrChange w:id="696" w:author="郑博元" w:date="2026-08-02T15:17:43Z">
                    <w:rPr>
                      <w:color w:val="000000"/>
                      <w:sz w:val="16"/>
                    </w:rPr>
                  </w:rPrChange>
                </w:rPr>
                <w:delText>6</w:delText>
              </w:r>
            </w:del>
            <w:r>
              <w:rPr>
                <w:color w:val="000000"/>
                <w:sz w:val="16"/>
                <w:highlight w:val="none"/>
                <w:rPrChange w:id="697" w:author="郑博元" w:date="2026-08-02T15:17:43Z">
                  <w:rPr>
                    <w:color w:val="000000"/>
                    <w:sz w:val="16"/>
                  </w:rPr>
                </w:rPrChange>
              </w:rPr>
              <w:t>:</w:t>
            </w:r>
            <w:ins w:id="698" w:author="郑博元" w:date="2026-08-02T12:14:3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699" w:author="郑博元" w:date="2026-08-02T15:17:4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5</w:t>
              </w:r>
            </w:ins>
            <w:del w:id="700" w:author="郑博元" w:date="2026-08-02T12:14:35Z">
              <w:r>
                <w:rPr>
                  <w:color w:val="000000"/>
                  <w:sz w:val="16"/>
                  <w:highlight w:val="none"/>
                  <w:rPrChange w:id="701" w:author="郑博元" w:date="2026-08-02T15:17:43Z">
                    <w:rPr>
                      <w:color w:val="000000"/>
                      <w:sz w:val="16"/>
                    </w:rPr>
                  </w:rPrChange>
                </w:rPr>
                <w:delText>0</w:delText>
              </w:r>
            </w:del>
            <w:r>
              <w:rPr>
                <w:color w:val="000000"/>
                <w:sz w:val="16"/>
                <w:highlight w:val="none"/>
                <w:rPrChange w:id="702" w:author="郑博元" w:date="2026-08-02T15:17:43Z">
                  <w:rPr>
                    <w:color w:val="000000"/>
                    <w:sz w:val="16"/>
                  </w:rPr>
                </w:rPrChange>
              </w:rPr>
              <w:t>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836EF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703" w:author="郑博元" w:date="2026-08-02T15:17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704" w:author="郑博元" w:date="2026-08-02T15:17:43Z">
                  <w:rPr>
                    <w:b/>
                    <w:color w:val="000000"/>
                    <w:sz w:val="16"/>
                  </w:rPr>
                </w:rPrChange>
              </w:rPr>
              <w:t>AI4S 专题实训（一）：从科学问题到 AI-ready 任务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0448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05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06" w:author="郑博元" w:date="2026-08-02T15:17:43Z">
                  <w:rPr>
                    <w:color w:val="000000"/>
                    <w:sz w:val="16"/>
                    <w:lang w:eastAsia="zh-CN"/>
                  </w:rPr>
                </w:rPrChange>
              </w:rPr>
              <w:t>① 从真实科学问题中识别适合 AI 参与的环节，明确科学目标、研究对象、样本单位，定义模型输入输出与任务边界</w:t>
            </w:r>
          </w:p>
          <w:p w14:paraId="5DD25A8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07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08" w:author="郑博元" w:date="2026-08-02T15:17:43Z">
                  <w:rPr>
                    <w:color w:val="000000"/>
                    <w:sz w:val="16"/>
                    <w:lang w:eastAsia="zh-CN"/>
                  </w:rPr>
                </w:rPrChange>
              </w:rPr>
              <w:t>② 分析数据来源、规模、质量、偏差、缺失与可获得性；确定学习范式（监督 / 自监督 / 无监督）与任务类型（分类 / 回归 / 聚类 / 生成 / 异常检测）</w:t>
            </w:r>
          </w:p>
          <w:p w14:paraId="69E85C5D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09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10" w:author="郑博元" w:date="2026-08-02T15:17:43Z">
                  <w:rPr>
                    <w:color w:val="000000"/>
                    <w:sz w:val="16"/>
                    <w:lang w:eastAsia="zh-CN"/>
                  </w:rPr>
                </w:rPrChange>
              </w:rPr>
              <w:t>③ 设计基线方向、评价指标、科学约束与外部验证方式，明确人工判断节点、潜在风险及伦理、知识产权或保密边界</w:t>
            </w:r>
          </w:p>
          <w:p w14:paraId="122C3BC5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11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12" w:author="郑博元" w:date="2026-08-02T15:17:43Z">
                  <w:rPr>
                    <w:color w:val="000000"/>
                    <w:sz w:val="16"/>
                    <w:lang w:eastAsia="zh-CN"/>
                  </w:rPr>
                </w:rPrChange>
              </w:rPr>
              <w:t>▸ 成果：一份完整的 AI-ready 任务定义（含样本、输入输出、数据条件、学习范式、任务类型、基线方向、评价指标、科学约束与风险）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BE2FD">
            <w:pPr>
              <w:spacing w:after="0" w:line="240" w:lineRule="auto"/>
              <w:jc w:val="center"/>
              <w:rPr>
                <w:rFonts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713" w:author="郑博元" w:date="2026-08-02T15:17:43Z">
                  <w:rPr>
                    <w:rFonts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714" w:author="郑博元" w:date="2026-08-02T15:17:4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巩泽钊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715" w:author="郑博元" w:date="2026-08-02T15:17:4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（</w:t>
            </w: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716" w:author="郑博元" w:date="2026-08-02T15:17:4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研究生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717" w:author="郑博元" w:date="2026-08-02T15:17:4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）</w:t>
            </w:r>
          </w:p>
          <w:p w14:paraId="7C40F859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718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19" w:author="郑博元" w:date="2026-08-02T15:17:4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中国科学院大学他山学科交叉创新协会</w:t>
            </w:r>
          </w:p>
        </w:tc>
      </w:tr>
      <w:tr w14:paraId="0654C5E7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C8888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720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EB169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721" w:author="郑博元" w:date="2026-08-02T15:17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722" w:author="郑博元" w:date="2026-08-02T15:17:43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6568C11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723" w:author="郑博元" w:date="2026-08-02T15:17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724" w:author="郑博元" w:date="2026-08-02T15:17:43Z">
                  <w:rPr>
                    <w:color w:val="000000"/>
                    <w:sz w:val="16"/>
                  </w:rPr>
                </w:rPrChange>
              </w:rPr>
              <w:t>16:10–17:20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33FAC">
            <w:pPr>
              <w:spacing w:after="0" w:line="240" w:lineRule="auto"/>
              <w:rPr>
                <w:ins w:id="725" w:author="郑博元" w:date="2026-08-03T21:24:17Z"/>
                <w:b/>
                <w:color w:val="000000"/>
                <w:sz w:val="16"/>
                <w:highlight w:val="none"/>
              </w:rPr>
            </w:pPr>
            <w:r>
              <w:rPr>
                <w:b/>
                <w:color w:val="000000"/>
                <w:sz w:val="16"/>
                <w:highlight w:val="none"/>
                <w:rPrChange w:id="726" w:author="郑博元" w:date="2026-08-02T15:17:43Z">
                  <w:rPr>
                    <w:b/>
                    <w:color w:val="000000"/>
                    <w:sz w:val="16"/>
                  </w:rPr>
                </w:rPrChange>
              </w:rPr>
              <w:t>AI4S 专题实训（二）：</w:t>
            </w:r>
            <w:ins w:id="727" w:author="郑博元" w:date="2026-08-03T21:24:17Z">
              <w:r>
                <w:rPr>
                  <w:b/>
                  <w:color w:val="000000"/>
                  <w:sz w:val="16"/>
                  <w:highlight w:val="none"/>
                </w:rPr>
                <w:t>构建科研数据 Harness —— 从科研文献到可信的 AI-Ready 数据集</w:t>
              </w:r>
            </w:ins>
          </w:p>
          <w:p w14:paraId="7EC569A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728" w:author="郑博元" w:date="2026-08-02T15:17:43Z">
                  <w:rPr>
                    <w:rFonts w:hint="eastAsia"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72C2A">
            <w:pPr>
              <w:spacing w:after="0" w:line="240" w:lineRule="auto"/>
              <w:rPr>
                <w:ins w:id="729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30" w:author="郑博元" w:date="2026-08-03T21:23:59Z">
                  <w:rPr>
                    <w:ins w:id="731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32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33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内容要点</w:t>
              </w:r>
            </w:ins>
          </w:p>
          <w:p w14:paraId="307FD35F">
            <w:pPr>
              <w:spacing w:after="0" w:line="240" w:lineRule="auto"/>
              <w:rPr>
                <w:ins w:id="734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35" w:author="郑博元" w:date="2026-08-03T21:23:59Z">
                  <w:rPr>
                    <w:ins w:id="736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37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38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1. 现状与缺口：以超高速星（HVS）领域为案例，理解领域科学数据的现状与缺口，认识 Agent 在构建 AI-Ready 数据集中的作用。</w:t>
              </w:r>
            </w:ins>
          </w:p>
          <w:p w14:paraId="0D78A619">
            <w:pPr>
              <w:spacing w:after="0" w:line="240" w:lineRule="auto"/>
              <w:rPr>
                <w:ins w:id="739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40" w:author="郑博元" w:date="2026-08-03T21:23:59Z">
                  <w:rPr>
                    <w:ins w:id="741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42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43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2. 可靠性保障：学习如何通过 harness 约束 AI 行为的可靠性、如何实现人机对齐，以及如何自建 benchmark 衡量结果质量。</w:t>
              </w:r>
            </w:ins>
          </w:p>
          <w:p w14:paraId="1EBD6FCA">
            <w:pPr>
              <w:spacing w:after="0" w:line="240" w:lineRule="auto"/>
              <w:rPr>
                <w:ins w:id="744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45" w:author="郑博元" w:date="2026-08-03T21:23:59Z">
                  <w:rPr>
                    <w:ins w:id="746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47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48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3. 消融实验：通过消融实验检验模型选择、prompt 设计与验证规则各自对结果的影响。</w:t>
              </w:r>
            </w:ins>
          </w:p>
          <w:p w14:paraId="4B44025C">
            <w:pPr>
              <w:spacing w:after="0" w:line="240" w:lineRule="auto"/>
              <w:rPr>
                <w:ins w:id="749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50" w:author="郑博元" w:date="2026-08-03T21:23:59Z">
                  <w:rPr>
                    <w:ins w:id="751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52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53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学员成果</w:t>
              </w:r>
            </w:ins>
          </w:p>
          <w:p w14:paraId="03D6E67E">
            <w:pPr>
              <w:spacing w:after="0" w:line="240" w:lineRule="auto"/>
              <w:rPr>
                <w:ins w:id="754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55" w:author="郑博元" w:date="2026-08-03T21:23:59Z">
                  <w:rPr>
                    <w:ins w:id="756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57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58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• 一套可迁移的成果评估与验证方法论；</w:t>
              </w:r>
            </w:ins>
          </w:p>
          <w:p w14:paraId="13A258FB">
            <w:pPr>
              <w:spacing w:after="0" w:line="240" w:lineRule="auto"/>
              <w:rPr>
                <w:ins w:id="759" w:author="郑博元" w:date="2026-08-03T21:23:44Z"/>
                <w:rFonts w:hint="eastAsia"/>
                <w:color w:val="000000" w:themeColor="text1" w:themeShade="BF"/>
                <w:sz w:val="16"/>
                <w:szCs w:val="16"/>
                <w:highlight w:val="none"/>
                <w:lang w:eastAsia="zh-CN"/>
                <w:rPrChange w:id="760" w:author="郑博元" w:date="2026-08-03T21:23:59Z">
                  <w:rPr>
                    <w:ins w:id="761" w:author="郑博元" w:date="2026-08-03T21:23:44Z"/>
                    <w:rFonts w:hint="eastAsia"/>
                    <w:color w:val="000000" w:themeColor="text1" w:themeShade="BF"/>
                    <w:highlight w:val="none"/>
                    <w:lang w:eastAsia="zh-CN"/>
                  </w:rPr>
                </w:rPrChange>
              </w:rPr>
            </w:pPr>
            <w:ins w:id="762" w:author="郑博元" w:date="2026-08-03T21:23:44Z">
              <w:r>
                <w:rPr>
                  <w:rFonts w:hint="eastAsia"/>
                  <w:color w:val="000000" w:themeColor="text1" w:themeShade="BF"/>
                  <w:sz w:val="16"/>
                  <w:szCs w:val="16"/>
                  <w:highlight w:val="none"/>
                  <w:lang w:eastAsia="zh-CN"/>
                  <w:rPrChange w:id="763" w:author="郑博元" w:date="2026-08-03T21:23:59Z">
                    <w:rPr>
                      <w:rFonts w:hint="eastAsia"/>
                      <w:color w:val="000000" w:themeColor="text1" w:themeShade="BF"/>
                      <w:highlight w:val="none"/>
                      <w:lang w:eastAsia="zh-CN"/>
                    </w:rPr>
                  </w:rPrChange>
                </w:rPr>
                <w:t>• 一个可复用的最小科研数据 harness。</w:t>
              </w:r>
            </w:ins>
          </w:p>
          <w:p w14:paraId="232A505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64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25971">
            <w:pPr>
              <w:spacing w:after="0" w:line="240" w:lineRule="auto"/>
              <w:jc w:val="center"/>
              <w:rPr>
                <w:rFonts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rPrChange w:id="765" w:author="郑博元" w:date="2026-08-02T15:17:4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766" w:author="郑博元" w:date="2026-08-02T15:17:4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张健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rPrChange w:id="767" w:author="郑博元" w:date="2026-08-02T15:17:4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（</w:t>
            </w: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rPrChange w:id="768" w:author="郑博元" w:date="2026-08-02T15:17:43Z">
                  <w:rPr>
                    <w:rFonts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研究生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rPrChange w:id="769" w:author="郑博元" w:date="2026-08-02T15:17:4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</w:rPr>
                </w:rPrChange>
              </w:rPr>
              <w:t>）</w:t>
            </w:r>
          </w:p>
          <w:p w14:paraId="6D238290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770" w:author="郑博元" w:date="2026-08-02T15:17:4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71" w:author="郑博元" w:date="2026-08-02T15:17:4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中国科学院大学他山学科交叉创新协会</w:t>
            </w:r>
          </w:p>
        </w:tc>
      </w:tr>
      <w:tr w14:paraId="213E30C5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8DE7E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772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C9518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773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774" w:author="郑博元" w:date="2026-08-02T15:39:13Z">
                  <w:rPr>
                    <w:color w:val="000000"/>
                    <w:sz w:val="16"/>
                  </w:rPr>
                </w:rPrChange>
              </w:rPr>
              <w:t>晚上</w:t>
            </w:r>
          </w:p>
          <w:p w14:paraId="22B05D03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775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776" w:author="郑博元" w:date="2026-08-02T15:39:13Z">
                  <w:rPr>
                    <w:color w:val="000000"/>
                    <w:sz w:val="16"/>
                  </w:rPr>
                </w:rPrChange>
              </w:rPr>
              <w:t>19:30–21:00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D04C5">
            <w:pPr>
              <w:spacing w:after="0" w:line="240" w:lineRule="auto"/>
              <w:rPr>
                <w:rFonts w:hint="default" w:eastAsia="仿宋"/>
                <w:color w:val="000000" w:themeColor="text1" w:themeShade="BF"/>
                <w:highlight w:val="none"/>
                <w:lang w:val="en-US" w:eastAsia="zh-CN"/>
                <w:rPrChange w:id="777" w:author="郑博元" w:date="2026-08-02T15:39:13Z">
                  <w:rPr>
                    <w:rFonts w:hint="default" w:eastAsia="仿宋"/>
                    <w:color w:val="000000" w:themeColor="text1" w:themeShade="BF"/>
                    <w:lang w:val="en-US"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778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习题课与研讨课</w:t>
            </w:r>
            <w:ins w:id="779" w:author="郑博元" w:date="2026-08-02T12:23:11Z">
              <w:r>
                <w:rPr>
                  <w:rFonts w:hint="eastAsia"/>
                  <w:b/>
                  <w:color w:val="000000"/>
                  <w:sz w:val="16"/>
                  <w:highlight w:val="none"/>
                  <w:lang w:eastAsia="zh-CN"/>
                  <w:rPrChange w:id="780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（</w:t>
              </w:r>
            </w:ins>
            <w:ins w:id="781" w:author="郑博元" w:date="2026-08-02T12:23:12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782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选修</w:t>
              </w:r>
            </w:ins>
            <w:ins w:id="783" w:author="郑博元" w:date="2026-08-02T12:23:13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784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）</w:t>
              </w:r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CDAC0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85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8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习题课：由课程组与助教结合当日课程，选取边界清晰、有参考路径的典型问题作示范讲解与实操</w:t>
            </w:r>
          </w:p>
          <w:p w14:paraId="68C0C1C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87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88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研讨课（选修）：学员围绕所选 AI4S 问题作简要介绍，就任务定义、数据条件、技术路线与评价方式研讨</w:t>
            </w:r>
          </w:p>
          <w:p w14:paraId="45D6DAD1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789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790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成果：巩固当日方法，并推进各自 AI4S 问题的理解与《问题分析方案》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55080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791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792" w:author="郑博元" w:date="2026-08-02T15:39:13Z">
                  <w:rPr>
                    <w:color w:val="000000"/>
                    <w:sz w:val="16"/>
                  </w:rPr>
                </w:rPrChange>
              </w:rPr>
              <w:t>课程组 + 助教</w:t>
            </w:r>
          </w:p>
        </w:tc>
      </w:tr>
      <w:tr w14:paraId="2D659476">
        <w:trPr>
          <w:cantSplit/>
          <w:jc w:val="center"/>
        </w:trPr>
        <w:tc>
          <w:tcPr>
            <w:tcW w:w="1077" w:type="dxa"/>
            <w:vMerge w:val="restar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1A91D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79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ins w:id="794" w:author="郑博元" w:date="2026-08-02T12:28:42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795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9.</w:t>
              </w:r>
            </w:ins>
            <w:ins w:id="796" w:author="郑博元" w:date="2026-08-02T12:28:43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797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6</w:t>
              </w:r>
            </w:ins>
            <w:del w:id="798" w:author="郑博元" w:date="2026-08-02T12:28:41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799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8.</w:delText>
              </w:r>
            </w:del>
            <w:del w:id="800" w:author="郑博元" w:date="2026-08-02T12:28:40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801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25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802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（周</w:t>
            </w:r>
            <w:ins w:id="803" w:author="郑博元" w:date="2026-08-02T12:28:45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804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日</w:t>
              </w:r>
            </w:ins>
            <w:del w:id="805" w:author="郑博元" w:date="2026-08-02T12:28:45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806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二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807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）</w:t>
            </w:r>
          </w:p>
          <w:p w14:paraId="1121BC8B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808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809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专题三</w:t>
            </w:r>
          </w:p>
          <w:p w14:paraId="564ACF66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810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811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科学模型</w:t>
            </w: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37105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1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13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1213950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14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15" w:author="郑博元" w:date="2026-08-02T15:39:13Z">
                  <w:rPr>
                    <w:color w:val="000000"/>
                    <w:sz w:val="16"/>
                  </w:rPr>
                </w:rPrChange>
              </w:rPr>
              <w:t>9:30–10:30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9CB19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1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817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前沿讲座：AI-ready 物质科学数据、评测基准与材料模型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13A79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1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1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科学数据的标准化、上下文与可调用性</w:t>
            </w:r>
          </w:p>
          <w:p w14:paraId="402D1D3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2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2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物质科学数据平台（SC-Atlas 等）</w:t>
            </w:r>
          </w:p>
          <w:p w14:paraId="1DC7423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22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23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③ 训练集、测试集与统一评测（MatSciBench 等）</w:t>
            </w:r>
          </w:p>
          <w:p w14:paraId="0044136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2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2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④ 材料分类、XRD 结构解析、微磁学模拟等模型</w:t>
            </w:r>
          </w:p>
          <w:p w14:paraId="4EA8D43F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2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2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⑤ 延伸案例：超导材料智能设计闭环</w:t>
            </w:r>
          </w:p>
          <w:p w14:paraId="3DE3447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2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2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成果：理解“科学数据—评测—模型”如何支撑材料研究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32D0B">
            <w:pPr>
              <w:spacing w:after="0" w:line="240" w:lineRule="auto"/>
              <w:jc w:val="center"/>
              <w:rPr>
                <w:rFonts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830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831" w:author="郑博元" w:date="2026-08-02T15:39:13Z">
                  <w:rPr>
                    <w:rFonts w:hint="eastAsia"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翁红明 研究员</w:t>
            </w:r>
          </w:p>
          <w:p w14:paraId="1BABEB10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832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33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834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凝聚态物质科学数据中心主任</w:t>
            </w:r>
          </w:p>
        </w:tc>
      </w:tr>
      <w:tr w14:paraId="3BADC64E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D4FEE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835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027DE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36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37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74363148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38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39" w:author="郑博元" w:date="2026-08-02T15:39:13Z">
                  <w:rPr>
                    <w:color w:val="000000"/>
                    <w:sz w:val="16"/>
                  </w:rPr>
                </w:rPrChange>
              </w:rPr>
              <w:t>10:50–11:50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D9BD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4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841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案例分享：机器学习力场与粗粒化建模——面向高分子体系的跨尺度模拟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0EE69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42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43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第一性原理计算的精度与尺度限制</w:t>
            </w:r>
          </w:p>
          <w:p w14:paraId="4967016B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4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4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机器学习力场如何逼近势能面</w:t>
            </w:r>
          </w:p>
          <w:p w14:paraId="0FAE4675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4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4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③ 粗粒化如何扩大时间与空间尺度</w:t>
            </w:r>
          </w:p>
          <w:p w14:paraId="2BD1AF2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4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4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④ 精度、效率、可迁移性与物理约束之间的权衡</w:t>
            </w:r>
          </w:p>
          <w:p w14:paraId="26392AEF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850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51" w:author="郑博元" w:date="2026-08-02T15:39:13Z">
                  <w:rPr>
                    <w:color w:val="000000"/>
                    <w:sz w:val="16"/>
                  </w:rPr>
                </w:rPrChange>
              </w:rPr>
              <w:t>⑤ 代表案例：高分子膜等有机体系</w:t>
            </w:r>
          </w:p>
          <w:p w14:paraId="7A30DC6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852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53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成果：理解“如何把 AI 模型嵌入科学计算”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EB9F6">
            <w:pPr>
              <w:spacing w:after="0" w:line="240" w:lineRule="auto"/>
              <w:jc w:val="center"/>
              <w:rPr>
                <w:rFonts w:ascii="黑体" w:hAnsi="黑体" w:eastAsia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854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16"/>
                <w:highlight w:val="none"/>
                <w:lang w:eastAsia="zh-CN"/>
                <w:rPrChange w:id="855" w:author="郑博元" w:date="2026-08-02T15:39:13Z">
                  <w:rPr>
                    <w:rFonts w:ascii="黑体" w:hAnsi="黑体" w:eastAsia="黑体"/>
                    <w:b/>
                    <w:bCs/>
                    <w:color w:val="000000"/>
                    <w:sz w:val="16"/>
                    <w:lang w:eastAsia="zh-CN"/>
                  </w:rPr>
                </w:rPrChange>
              </w:rPr>
              <w:t>江剑研究员</w:t>
            </w:r>
          </w:p>
          <w:p w14:paraId="497401A4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85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5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</w:p>
          <w:p w14:paraId="2E778ECB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85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85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化学研究所</w:t>
            </w:r>
          </w:p>
        </w:tc>
      </w:tr>
      <w:tr w14:paraId="279775E5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D7FE5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860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03AB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61" w:author="郑博元" w:date="2026-08-02T15:18:07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62" w:author="郑博元" w:date="2026-08-02T15:18:07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3018BBF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863" w:author="郑博元" w:date="2026-08-02T15:18:07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864" w:author="郑博元" w:date="2026-08-02T15:18:07Z">
                  <w:rPr>
                    <w:color w:val="000000"/>
                    <w:sz w:val="16"/>
                  </w:rPr>
                </w:rPrChange>
              </w:rPr>
              <w:t>14:00–1</w:t>
            </w:r>
            <w:ins w:id="865" w:author="兮已城空" w:date="2026-08-02T13:02:1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866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5</w:t>
              </w:r>
            </w:ins>
            <w:ins w:id="867" w:author="兮已城空" w:date="2026-08-02T13:02:1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868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:30</w:t>
              </w:r>
            </w:ins>
            <w:del w:id="869" w:author="兮已城空" w:date="2026-08-02T13:02:07Z">
              <w:r>
                <w:rPr>
                  <w:color w:val="000000"/>
                  <w:sz w:val="16"/>
                  <w:highlight w:val="none"/>
                  <w:rPrChange w:id="870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5</w:delText>
              </w:r>
            </w:del>
            <w:del w:id="871" w:author="兮已城空" w:date="2026-08-02T13:02:04Z">
              <w:r>
                <w:rPr>
                  <w:color w:val="000000"/>
                  <w:sz w:val="16"/>
                  <w:highlight w:val="none"/>
                  <w:rPrChange w:id="872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:00</w:delText>
              </w:r>
            </w:del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F015D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873" w:author="郑博元" w:date="2026-08-02T15:18:07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ins w:id="874" w:author="兮已城空" w:date="2026-08-02T13:01:17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875" w:author="郑博元" w:date="2026-08-02T15:18:07Z">
                    <w:rPr>
                      <w:b/>
                      <w:color w:val="000000"/>
                      <w:sz w:val="16"/>
                      <w:highlight w:val="green"/>
                      <w:lang w:eastAsia="zh-CN"/>
                    </w:rPr>
                  </w:rPrChange>
                </w:rPr>
                <w:t>科学模型专题实训（一）：</w:t>
              </w:r>
            </w:ins>
            <w:ins w:id="876" w:author="兮已城空" w:date="2026-08-02T13:01:38Z">
              <w:r>
                <w:rPr>
                  <w:b/>
                  <w:color w:val="000000"/>
                  <w:sz w:val="16"/>
                  <w:highlight w:val="none"/>
                  <w:rPrChange w:id="877" w:author="郑博元" w:date="2026-08-02T15:18:07Z">
                    <w:rPr>
                      <w:b/>
                      <w:color w:val="000000"/>
                      <w:sz w:val="16"/>
                    </w:rPr>
                  </w:rPrChange>
                </w:rPr>
                <w:t>科学模型选型——从线性回归到 Transformer</w:t>
              </w:r>
            </w:ins>
            <w:del w:id="878" w:author="兮已城空" w:date="2026-08-02T13:01:38Z">
              <w:r>
                <w:rPr>
                  <w:b/>
                  <w:color w:val="000000"/>
                  <w:sz w:val="16"/>
                  <w:highlight w:val="none"/>
                  <w:rPrChange w:id="879" w:author="郑博元" w:date="2026-08-02T15:18:07Z">
                    <w:rPr>
                      <w:b/>
                      <w:color w:val="000000"/>
                      <w:sz w:val="16"/>
                    </w:rPr>
                  </w:rPrChange>
                </w:rPr>
                <w:delText>理论课程：科学模型选型——</w:delText>
              </w:r>
            </w:del>
            <w:del w:id="880" w:author="兮已城空" w:date="2026-08-02T13:01:38Z">
              <w:r>
                <w:rPr>
                  <w:b/>
                  <w:color w:val="000000"/>
                  <w:sz w:val="16"/>
                  <w:highlight w:val="none"/>
                  <w:rPrChange w:id="881" w:author="郑博元" w:date="2026-08-02T15:18:07Z">
                    <w:rPr>
                      <w:b/>
                      <w:color w:val="000000"/>
                      <w:sz w:val="16"/>
                    </w:rPr>
                  </w:rPrChange>
                </w:rPr>
                <w:delText>从线性回归到 Transformer</w:delText>
              </w:r>
            </w:del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11848">
            <w:pPr>
              <w:spacing w:after="0" w:line="240" w:lineRule="auto"/>
              <w:rPr>
                <w:ins w:id="882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883" w:author="郑博元" w:date="2026-08-02T15:18:07Z">
                  <w:rPr>
                    <w:ins w:id="884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885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886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① 从线性回归理解“学习”的本质</w:t>
              </w:r>
            </w:ins>
          </w:p>
          <w:p w14:paraId="09AFF3C4">
            <w:pPr>
              <w:spacing w:after="0" w:line="240" w:lineRule="auto"/>
              <w:rPr>
                <w:ins w:id="887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888" w:author="郑博元" w:date="2026-08-02T15:18:07Z">
                  <w:rPr>
                    <w:ins w:id="889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890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891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② 从线性模型、经典机器学习到深度网络、注意力与 Transformer</w:t>
              </w:r>
            </w:ins>
          </w:p>
          <w:p w14:paraId="41EDA691">
            <w:pPr>
              <w:spacing w:after="0" w:line="240" w:lineRule="auto"/>
              <w:rPr>
                <w:ins w:id="892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893" w:author="郑博元" w:date="2026-08-02T15:18:07Z">
                  <w:rPr>
                    <w:ins w:id="894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895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896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③ 损失函数、训练与验证集、评价指标</w:t>
              </w:r>
            </w:ins>
          </w:p>
          <w:p w14:paraId="757B14E8">
            <w:pPr>
              <w:spacing w:after="0" w:line="240" w:lineRule="auto"/>
              <w:rPr>
                <w:ins w:id="897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898" w:author="郑博元" w:date="2026-08-02T15:18:07Z">
                  <w:rPr>
                    <w:ins w:id="899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900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01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④ 数据模态</w:t>
              </w:r>
            </w:ins>
            <w:ins w:id="902" w:author="兮已城空" w:date="2026-08-02T13:01:25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903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、</w:t>
              </w:r>
            </w:ins>
            <w:ins w:id="904" w:author="兮已城空" w:date="2026-08-02T13:01:2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905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任务类型</w:t>
              </w:r>
            </w:ins>
            <w:ins w:id="906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07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与模型选型的关系</w:t>
              </w:r>
            </w:ins>
          </w:p>
          <w:p w14:paraId="43299591">
            <w:pPr>
              <w:spacing w:after="0" w:line="240" w:lineRule="auto"/>
              <w:rPr>
                <w:ins w:id="908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909" w:author="郑博元" w:date="2026-08-02T15:18:07Z">
                  <w:rPr>
                    <w:ins w:id="910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911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12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⑤ 五类典型科学数据与模型选型：图像（卷积 / 视觉 Transformer）、时序（</w:t>
              </w:r>
            </w:ins>
            <w:ins w:id="913" w:author="兮已城空" w:date="2026-08-02T13:01:2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914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LSTM</w:t>
              </w:r>
            </w:ins>
            <w:ins w:id="915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16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 xml:space="preserve"> / </w:t>
              </w:r>
            </w:ins>
            <w:ins w:id="917" w:author="兮已城空" w:date="2026-08-02T13:01:2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918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GRU</w:t>
              </w:r>
            </w:ins>
            <w:ins w:id="919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20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/ Transformer）、表格（</w:t>
              </w:r>
            </w:ins>
            <w:ins w:id="921" w:author="兮已城空" w:date="2026-08-02T13:01:2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922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XGBoost/LighGBM/CatBoost</w:t>
              </w:r>
            </w:ins>
            <w:ins w:id="923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24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）、图与分子结构（图神经网络）、无标注数据（无监督 / 自监督）；分析数据规模、先验、对称性、时空相关性与可解释性对选型的影响</w:t>
              </w:r>
            </w:ins>
          </w:p>
          <w:p w14:paraId="4F142D71">
            <w:pPr>
              <w:spacing w:after="0" w:line="240" w:lineRule="auto"/>
              <w:rPr>
                <w:del w:id="925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926" w:author="郑博元" w:date="2026-08-02T15:18:07Z">
                  <w:rPr>
                    <w:del w:id="927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928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29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▸ 成果：建立模型能力边界的判断力</w:t>
              </w:r>
            </w:ins>
            <w:ins w:id="930" w:author="兮已城空" w:date="2026-08-02T13:01:25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931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，</w:t>
              </w:r>
            </w:ins>
            <w:ins w:id="932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33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至少一种科学数据的基线模型，一份数据与模型选型比较表及简单 / 复杂模型比较结论</w:t>
              </w:r>
            </w:ins>
            <w:del w:id="934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35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① 从线性回归理解“学习”的本质</w:delText>
              </w:r>
            </w:del>
          </w:p>
          <w:p w14:paraId="54202E07">
            <w:pPr>
              <w:spacing w:after="0" w:line="240" w:lineRule="auto"/>
              <w:rPr>
                <w:del w:id="936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937" w:author="郑博元" w:date="2026-08-02T15:18:07Z">
                  <w:rPr>
                    <w:del w:id="938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939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40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② 从线性模型、经典机器学习到深度网络、注意力与 Transformer</w:delText>
              </w:r>
            </w:del>
          </w:p>
          <w:p w14:paraId="7192A48C">
            <w:pPr>
              <w:spacing w:after="0" w:line="240" w:lineRule="auto"/>
              <w:rPr>
                <w:del w:id="941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942" w:author="郑博元" w:date="2026-08-02T15:18:07Z">
                  <w:rPr>
                    <w:del w:id="943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944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45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③ 损失函数、训练与验证集、评价指标</w:delText>
              </w:r>
            </w:del>
          </w:p>
          <w:p w14:paraId="21BF7F2E">
            <w:pPr>
              <w:spacing w:after="0" w:line="240" w:lineRule="auto"/>
              <w:rPr>
                <w:del w:id="946" w:author="兮已城空" w:date="2026-08-02T13:01:25Z"/>
                <w:rFonts w:hint="eastAsia"/>
                <w:color w:val="000000" w:themeColor="text1" w:themeShade="BF"/>
                <w:highlight w:val="none"/>
                <w:lang w:eastAsia="zh-CN"/>
                <w:rPrChange w:id="947" w:author="郑博元" w:date="2026-08-02T15:18:07Z">
                  <w:rPr>
                    <w:del w:id="948" w:author="兮已城空" w:date="2026-08-02T13:01:25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949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50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④ 数据模态与模型选型的关系：为何简单模型常更优</w:delText>
              </w:r>
            </w:del>
          </w:p>
          <w:p w14:paraId="4A7EC5F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951" w:author="郑博元" w:date="2026-08-02T15:18:07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952" w:author="兮已城空" w:date="2026-08-02T13:01:25Z">
              <w:r>
                <w:rPr>
                  <w:color w:val="000000"/>
                  <w:sz w:val="16"/>
                  <w:highlight w:val="none"/>
                  <w:lang w:eastAsia="zh-CN"/>
                  <w:rPrChange w:id="953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▸ 成果：建立模型能力边界的判断力</w:delText>
              </w:r>
            </w:del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01118">
            <w:pPr>
              <w:spacing w:after="0" w:line="240" w:lineRule="auto"/>
              <w:jc w:val="center"/>
              <w:rPr>
                <w:del w:id="954" w:author="兮已城空" w:date="2026-08-02T12:59:18Z"/>
                <w:color w:val="000000" w:themeColor="text1" w:themeShade="BF"/>
                <w:sz w:val="16"/>
                <w:highlight w:val="none"/>
                <w:lang w:eastAsia="zh-CN"/>
                <w:rPrChange w:id="955" w:author="郑博元" w:date="2026-08-02T15:18:07Z">
                  <w:rPr>
                    <w:del w:id="956" w:author="兮已城空" w:date="2026-08-02T12:59:18Z"/>
                    <w:color w:val="000000"/>
                    <w:sz w:val="16"/>
                    <w:lang w:eastAsia="zh-CN"/>
                  </w:rPr>
                </w:rPrChange>
              </w:rPr>
            </w:pPr>
            <w:del w:id="957" w:author="兮已城空" w:date="2026-08-02T12:59:18Z">
              <w:r>
                <w:rPr>
                  <w:color w:val="000000"/>
                  <w:sz w:val="16"/>
                  <w:highlight w:val="none"/>
                  <w:rPrChange w:id="958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李瑀旸</w:delText>
              </w:r>
            </w:del>
            <w:del w:id="959" w:author="兮已城空" w:date="2026-08-02T12:59:18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960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（博士</w:delText>
              </w:r>
            </w:del>
            <w:del w:id="961" w:author="兮已城空" w:date="2026-08-02T12:59:18Z">
              <w:r>
                <w:rPr>
                  <w:color w:val="000000"/>
                  <w:sz w:val="16"/>
                  <w:highlight w:val="none"/>
                  <w:rPrChange w:id="962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生</w:delText>
              </w:r>
            </w:del>
            <w:del w:id="963" w:author="兮已城空" w:date="2026-08-02T12:59:18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964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）</w:delText>
              </w:r>
            </w:del>
          </w:p>
          <w:p w14:paraId="31B47EC2">
            <w:pPr>
              <w:spacing w:after="0" w:line="240" w:lineRule="auto"/>
              <w:jc w:val="center"/>
              <w:rPr>
                <w:ins w:id="965" w:author="兮已城空" w:date="2026-08-02T12:59:20Z"/>
                <w:del w:id="966" w:author="郑博元" w:date="2026-08-02T15:18:30Z"/>
                <w:rFonts w:hint="eastAsia"/>
                <w:color w:val="000000" w:themeColor="text1" w:themeShade="BF"/>
                <w:sz w:val="16"/>
                <w:highlight w:val="none"/>
                <w:lang w:val="en-US" w:eastAsia="zh-CN"/>
                <w:rPrChange w:id="967" w:author="郑博元" w:date="2026-08-02T15:18:07Z">
                  <w:rPr>
                    <w:ins w:id="968" w:author="兮已城空" w:date="2026-08-02T12:59:20Z"/>
                    <w:del w:id="969" w:author="郑博元" w:date="2026-08-02T15:18:30Z"/>
                    <w:rFonts w:hint="eastAsia"/>
                    <w:color w:val="000000"/>
                    <w:sz w:val="16"/>
                    <w:highlight w:val="green"/>
                    <w:lang w:val="en-US" w:eastAsia="zh-CN"/>
                  </w:rPr>
                </w:rPrChange>
              </w:rPr>
            </w:pPr>
            <w:ins w:id="970" w:author="郑博元" w:date="2026-08-03T21:25:5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val="en-US" w:eastAsia="zh-CN"/>
                </w:rPr>
                <w:t>李</w:t>
              </w:r>
            </w:ins>
            <w:ins w:id="971" w:author="郑博元" w:date="2026-08-03T21:26:00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val="en-US" w:eastAsia="zh-CN"/>
                </w:rPr>
                <w:t>文毅</w:t>
              </w:r>
            </w:ins>
            <w:ins w:id="972" w:author="兮已城空" w:date="2026-08-02T12:59:20Z">
              <w:del w:id="973" w:author="郑博元" w:date="2026-08-02T15:18:30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974" w:author="郑博元" w:date="2026-08-02T15:18:07Z">
                      <w:rPr>
                        <w:rFonts w:hint="eastAsia"/>
                        <w:color w:val="000000"/>
                        <w:sz w:val="16"/>
                        <w:highlight w:val="green"/>
                        <w:lang w:val="en-US" w:eastAsia="zh-CN"/>
                      </w:rPr>
                    </w:rPrChange>
                  </w:rPr>
                  <w:delText>待定</w:delText>
                </w:r>
              </w:del>
            </w:ins>
          </w:p>
          <w:p w14:paraId="7C7DDF7C">
            <w:pPr>
              <w:spacing w:after="0" w:line="240" w:lineRule="auto"/>
              <w:jc w:val="center"/>
              <w:rPr>
                <w:del w:id="975" w:author="兮已城空" w:date="2026-08-02T12:59:16Z"/>
                <w:color w:val="000000" w:themeColor="text1" w:themeShade="BF"/>
                <w:sz w:val="16"/>
                <w:highlight w:val="none"/>
                <w:lang w:eastAsia="zh-CN"/>
                <w:rPrChange w:id="976" w:author="郑博元" w:date="2026-08-02T15:18:07Z">
                  <w:rPr>
                    <w:del w:id="977" w:author="兮已城空" w:date="2026-08-02T12:59:16Z"/>
                    <w:color w:val="000000"/>
                    <w:sz w:val="16"/>
                    <w:lang w:eastAsia="zh-CN"/>
                  </w:rPr>
                </w:rPrChange>
              </w:rPr>
            </w:pPr>
            <w:ins w:id="978" w:author="兮已城空" w:date="2026-08-02T12:59:16Z">
              <w:del w:id="979" w:author="郑博元" w:date="2026-08-02T15:18:30Z">
                <w:r>
                  <w:rPr>
                    <w:color w:val="000000"/>
                    <w:sz w:val="16"/>
                    <w:highlight w:val="none"/>
                    <w:lang w:eastAsia="zh-CN"/>
                    <w:rPrChange w:id="980" w:author="郑博元" w:date="2026-08-02T15:18:07Z">
                      <w:rPr>
                        <w:color w:val="000000"/>
                        <w:sz w:val="16"/>
                        <w:highlight w:val="green"/>
                        <w:lang w:eastAsia="zh-CN"/>
                      </w:rPr>
                    </w:rPrChange>
                  </w:rPr>
                  <w:delText>中国科学院大学他山学科交叉创新协会</w:delText>
                </w:r>
              </w:del>
            </w:ins>
            <w:del w:id="981" w:author="兮已城空" w:date="2026-08-02T12:59:16Z">
              <w:r>
                <w:rPr>
                  <w:color w:val="000000"/>
                  <w:sz w:val="16"/>
                  <w:highlight w:val="none"/>
                  <w:lang w:eastAsia="zh-CN"/>
                  <w:rPrChange w:id="982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中国科学院大学</w:delText>
              </w:r>
            </w:del>
          </w:p>
          <w:p w14:paraId="306180D0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983" w:author="郑博元" w:date="2026-08-02T15:18:07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984" w:author="兮已城空" w:date="2026-08-02T12:59:16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985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delText>国家天文台</w:delText>
              </w:r>
            </w:del>
          </w:p>
        </w:tc>
      </w:tr>
      <w:tr w14:paraId="155C3309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28CDB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986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D58F8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987" w:author="郑博元" w:date="2026-08-02T15:18:07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988" w:author="郑博元" w:date="2026-08-02T15:18:07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6D52D6D8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989" w:author="郑博元" w:date="2026-08-02T15:18:07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990" w:author="郑博元" w:date="2026-08-02T15:18:07Z">
                  <w:rPr>
                    <w:color w:val="000000"/>
                    <w:sz w:val="16"/>
                  </w:rPr>
                </w:rPrChange>
              </w:rPr>
              <w:t>16:20–17:20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C432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991" w:author="郑博元" w:date="2026-08-02T15:18:07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992" w:author="郑博元" w:date="2026-08-02T15:18:07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科学模型专题实训（二）：</w:t>
            </w:r>
            <w:ins w:id="993" w:author="兮已城空" w:date="2026-08-02T13:04:38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994" w:author="郑博元" w:date="2026-08-02T15:18:07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如何</w:t>
              </w:r>
            </w:ins>
            <w:ins w:id="995" w:author="兮已城空" w:date="2026-08-02T13:04:3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996" w:author="郑博元" w:date="2026-08-02T15:18:07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构建</w:t>
              </w:r>
            </w:ins>
            <w:ins w:id="997" w:author="兮已城空" w:date="2026-08-02T13:04:4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998" w:author="郑博元" w:date="2026-08-02T15:18:07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领域</w:t>
              </w:r>
            </w:ins>
            <w:ins w:id="999" w:author="兮已城空" w:date="2026-08-02T13:04:40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000" w:author="郑博元" w:date="2026-08-02T15:18:07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基座</w:t>
              </w:r>
            </w:ins>
            <w:ins w:id="1001" w:author="兮已城空" w:date="2026-08-02T13:04:41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002" w:author="郑博元" w:date="2026-08-02T15:18:07Z">
                    <w:rPr>
                      <w:rFonts w:hint="eastAsia"/>
                      <w:b/>
                      <w:color w:val="000000"/>
                      <w:sz w:val="16"/>
                      <w:highlight w:val="green"/>
                      <w:lang w:val="en-US" w:eastAsia="zh-CN"/>
                    </w:rPr>
                  </w:rPrChange>
                </w:rPr>
                <w:t>模型</w:t>
              </w:r>
            </w:ins>
            <w:ins w:id="1003" w:author="兮已城空" w:date="2026-08-02T13:05:41Z">
              <w:r>
                <w:rPr>
                  <w:rFonts w:hint="eastAsia"/>
                  <w:b/>
                  <w:color w:val="000000"/>
                  <w:sz w:val="16"/>
                  <w:highlight w:val="none"/>
                  <w:lang w:eastAsia="zh-CN"/>
                  <w:rPrChange w:id="1004" w:author="郑博元" w:date="2026-08-02T15:18:07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t>与</w:t>
              </w:r>
            </w:ins>
            <w:ins w:id="1005" w:author="兮已城空" w:date="2026-08-02T13:05:41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006" w:author="郑博元" w:date="2026-08-02T15:18:07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AI Scientist</w:t>
              </w:r>
            </w:ins>
            <w:ins w:id="1007" w:author="兮已城空" w:date="2026-08-02T13:06:54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008" w:author="郑博元" w:date="2026-08-02T15:18:07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系统</w:t>
              </w:r>
            </w:ins>
            <w:del w:id="1009" w:author="兮已城空" w:date="2026-08-02T13:05:41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010" w:author="郑博元" w:date="2026-08-02T15:18:07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AI4S 前沿模型的构建逻辑与</w:delText>
              </w:r>
            </w:del>
            <w:del w:id="1011" w:author="兮已城空" w:date="2026-08-02T13:04:32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012" w:author="郑博元" w:date="2026-08-02T15:18:07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科学发现</w:delText>
              </w:r>
            </w:del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1CCD5">
            <w:pPr>
              <w:spacing w:after="0" w:line="240" w:lineRule="auto"/>
              <w:rPr>
                <w:ins w:id="1013" w:author="兮已城空" w:date="2026-08-02T13:07:28Z"/>
                <w:rFonts w:hint="default"/>
                <w:color w:val="000000" w:themeColor="text1" w:themeShade="BF"/>
                <w:highlight w:val="none"/>
                <w:lang w:val="en-US" w:eastAsia="zh-CN"/>
                <w:rPrChange w:id="1014" w:author="郑博元" w:date="2026-08-02T15:18:07Z">
                  <w:rPr>
                    <w:ins w:id="1015" w:author="兮已城空" w:date="2026-08-02T13:07:28Z"/>
                    <w:rFonts w:hint="default"/>
                    <w:color w:val="000000" w:themeColor="text1" w:themeShade="BF"/>
                    <w:lang w:val="en-US" w:eastAsia="zh-CN"/>
                  </w:rPr>
                </w:rPrChange>
              </w:rPr>
            </w:pPr>
            <w:ins w:id="1016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017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① 用“科学问题—数据表征—模型架构—训练目标—科学约束—科学评测—科学增量”框架拆解前沿模型</w:t>
              </w:r>
            </w:ins>
            <w:ins w:id="1018" w:author="兮已城空" w:date="2026-08-02T13:07:3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19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及</w:t>
              </w:r>
            </w:ins>
            <w:ins w:id="1020" w:author="兮已城空" w:date="2026-08-02T13:07:3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21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系统</w:t>
              </w:r>
            </w:ins>
          </w:p>
          <w:p w14:paraId="22A02700">
            <w:pPr>
              <w:spacing w:after="0" w:line="240" w:lineRule="auto"/>
              <w:rPr>
                <w:ins w:id="1022" w:author="兮已城空" w:date="2026-08-02T13:07:28Z"/>
                <w:rFonts w:hint="eastAsia"/>
                <w:color w:val="000000" w:themeColor="text1" w:themeShade="BF"/>
                <w:highlight w:val="none"/>
                <w:rPrChange w:id="1023" w:author="郑博元" w:date="2026-08-02T15:18:07Z">
                  <w:rPr>
                    <w:ins w:id="1024" w:author="兮已城空" w:date="2026-08-02T13:07:28Z"/>
                    <w:rFonts w:hint="eastAsia"/>
                    <w:color w:val="000000" w:themeColor="text1" w:themeShade="BF"/>
                  </w:rPr>
                </w:rPrChange>
              </w:rPr>
            </w:pPr>
            <w:ins w:id="1025" w:author="兮已城空" w:date="2026-08-02T13:07:28Z">
              <w:r>
                <w:rPr>
                  <w:color w:val="000000"/>
                  <w:sz w:val="16"/>
                  <w:highlight w:val="none"/>
                  <w:rPrChange w:id="1026" w:author="郑博元" w:date="2026-08-02T15:18:07Z">
                    <w:rPr>
                      <w:color w:val="000000"/>
                      <w:sz w:val="16"/>
                    </w:rPr>
                  </w:rPrChange>
                </w:rPr>
                <w:t>② 时空数据模型（</w:t>
              </w:r>
            </w:ins>
            <w:ins w:id="1027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28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如</w:t>
              </w:r>
            </w:ins>
            <w:ins w:id="1029" w:author="兮已城空" w:date="2026-08-02T13:07:28Z">
              <w:r>
                <w:rPr>
                  <w:color w:val="000000"/>
                  <w:sz w:val="16"/>
                  <w:highlight w:val="none"/>
                  <w:rPrChange w:id="1030" w:author="郑博元" w:date="2026-08-02T15:18:07Z">
                    <w:rPr>
                      <w:color w:val="000000"/>
                      <w:sz w:val="16"/>
                    </w:rPr>
                  </w:rPrChange>
                </w:rPr>
                <w:t>Pangu-Weather、GraphCast、金乌、洛书</w:t>
              </w:r>
            </w:ins>
            <w:ins w:id="1031" w:author="兮已城空" w:date="2026-08-02T13:08:31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032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、</w:t>
              </w:r>
            </w:ins>
            <w:ins w:id="1033" w:author="兮已城空" w:date="2026-08-02T13:08:3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34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Virtual</w:t>
              </w:r>
            </w:ins>
            <w:ins w:id="1035" w:author="兮已城空" w:date="2026-08-02T13:08:3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36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 xml:space="preserve"> </w:t>
              </w:r>
            </w:ins>
            <w:ins w:id="1037" w:author="兮已城空" w:date="2026-08-02T13:08:3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38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GOTTA</w:t>
              </w:r>
            </w:ins>
            <w:ins w:id="1039" w:author="兮已城空" w:date="2026-08-02T13:07:28Z">
              <w:r>
                <w:rPr>
                  <w:color w:val="000000"/>
                  <w:sz w:val="16"/>
                  <w:highlight w:val="none"/>
                  <w:rPrChange w:id="1040" w:author="郑博元" w:date="2026-08-02T15:18:07Z">
                    <w:rPr>
                      <w:color w:val="000000"/>
                      <w:sz w:val="16"/>
                    </w:rPr>
                  </w:rPrChange>
                </w:rPr>
                <w:t>）；结构预测、生成设计与候选发现（</w:t>
              </w:r>
            </w:ins>
            <w:ins w:id="1041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42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如</w:t>
              </w:r>
            </w:ins>
            <w:ins w:id="1043" w:author="兮已城空" w:date="2026-08-02T13:07:28Z">
              <w:r>
                <w:rPr>
                  <w:color w:val="000000"/>
                  <w:sz w:val="16"/>
                  <w:highlight w:val="none"/>
                  <w:rPrChange w:id="1044" w:author="郑博元" w:date="2026-08-02T15:18:07Z">
                    <w:rPr>
                      <w:color w:val="000000"/>
                      <w:sz w:val="16"/>
                    </w:rPr>
                  </w:rPrChange>
                </w:rPr>
                <w:t>MatterGen、GNoME、AlphaFold3）；自主科学发现系统（</w:t>
              </w:r>
            </w:ins>
            <w:ins w:id="1045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46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如</w:t>
              </w:r>
            </w:ins>
            <w:ins w:id="1047" w:author="兮已城空" w:date="2026-08-02T13:07:28Z">
              <w:r>
                <w:rPr>
                  <w:color w:val="000000"/>
                  <w:sz w:val="16"/>
                  <w:highlight w:val="none"/>
                  <w:rPrChange w:id="1048" w:author="郑博元" w:date="2026-08-02T15:18:07Z">
                    <w:rPr>
                      <w:color w:val="000000"/>
                      <w:sz w:val="16"/>
                    </w:rPr>
                  </w:rPrChange>
                </w:rPr>
                <w:t>Coscientis</w:t>
              </w:r>
            </w:ins>
            <w:ins w:id="1049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050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、“</w:t>
              </w:r>
            </w:ins>
            <w:ins w:id="1051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52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小来</w:t>
              </w:r>
            </w:ins>
            <w:ins w:id="1053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054" w:author="郑博元" w:date="2026-08-02T15:18:07Z">
                    <w:rPr>
                      <w:rFonts w:hint="eastAsia"/>
                      <w:color w:val="000000"/>
                      <w:sz w:val="16"/>
                      <w:lang w:eastAsia="zh-CN"/>
                    </w:rPr>
                  </w:rPrChange>
                </w:rPr>
                <w:t>”</w:t>
              </w:r>
            </w:ins>
            <w:ins w:id="1055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56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机器人化学家、</w:t>
              </w:r>
            </w:ins>
            <w:ins w:id="1057" w:author="兮已城空" w:date="2026-08-02T13:07:28Z">
              <w:r>
                <w:rPr>
                  <w:color w:val="000000"/>
                  <w:sz w:val="16"/>
                  <w:highlight w:val="none"/>
                  <w:rPrChange w:id="1058" w:author="郑博元" w:date="2026-08-02T15:18:07Z">
                    <w:rPr>
                      <w:color w:val="000000"/>
                      <w:sz w:val="16"/>
                    </w:rPr>
                  </w:rPrChange>
                </w:rPr>
                <w:t>星语</w:t>
              </w:r>
            </w:ins>
            <w:ins w:id="1059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60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具身智能望远镜</w:t>
              </w:r>
            </w:ins>
            <w:ins w:id="1061" w:author="兮已城空" w:date="2026-08-02T13:07:28Z">
              <w:r>
                <w:rPr>
                  <w:color w:val="000000"/>
                  <w:sz w:val="16"/>
                  <w:highlight w:val="none"/>
                  <w:rPrChange w:id="1062" w:author="郑博元" w:date="2026-08-02T15:18:07Z">
                    <w:rPr>
                      <w:color w:val="000000"/>
                      <w:sz w:val="16"/>
                    </w:rPr>
                  </w:rPrChange>
                </w:rPr>
                <w:t>）</w:t>
              </w:r>
            </w:ins>
          </w:p>
          <w:p w14:paraId="34C93CF4">
            <w:pPr>
              <w:spacing w:after="0" w:line="240" w:lineRule="auto"/>
              <w:rPr>
                <w:ins w:id="1063" w:author="兮已城空" w:date="2026-08-02T13:07:28Z"/>
                <w:rFonts w:hint="default"/>
                <w:color w:val="000000" w:themeColor="text1" w:themeShade="BF"/>
                <w:highlight w:val="none"/>
                <w:lang w:eastAsia="zh-CN"/>
                <w:rPrChange w:id="1064" w:author="郑博元" w:date="2026-08-02T15:18:07Z">
                  <w:rPr>
                    <w:ins w:id="1065" w:author="兮已城空" w:date="2026-08-02T13:07:28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066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067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③ 理解基础模型、智能体、科研工具</w:t>
              </w:r>
            </w:ins>
            <w:ins w:id="1068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69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在</w:t>
              </w:r>
            </w:ins>
            <w:ins w:id="1070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071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计算模拟与实验反馈</w:t>
              </w:r>
            </w:ins>
            <w:ins w:id="1072" w:author="兮已城空" w:date="2026-08-02T13:07:2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73" w:author="郑博元" w:date="2026-08-02T15:18:07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中</w:t>
              </w:r>
            </w:ins>
            <w:ins w:id="1074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075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的组合关系；分析科学增量与数据依赖、适用条件、验证边界</w:t>
              </w:r>
            </w:ins>
            <w:ins w:id="1076" w:author="兮已城空" w:date="2026-08-02T13:10:59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077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eastAsia="zh-CN"/>
                    </w:rPr>
                  </w:rPrChange>
                </w:rPr>
                <w:t>、</w:t>
              </w:r>
            </w:ins>
            <w:ins w:id="1078" w:author="兮已城空" w:date="2026-08-02T13:11:0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79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闭环执行</w:t>
              </w:r>
            </w:ins>
            <w:ins w:id="1080" w:author="兮已城空" w:date="2026-08-02T13:11:0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81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之间的</w:t>
              </w:r>
            </w:ins>
            <w:ins w:id="1082" w:author="兮已城空" w:date="2026-08-02T13:11:0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83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关系</w:t>
              </w:r>
            </w:ins>
          </w:p>
          <w:p w14:paraId="7BA747BE">
            <w:pPr>
              <w:spacing w:after="0" w:line="240" w:lineRule="auto"/>
              <w:rPr>
                <w:del w:id="1084" w:author="兮已城空" w:date="2026-08-02T13:07:28Z"/>
                <w:rFonts w:hint="eastAsia"/>
                <w:color w:val="000000" w:themeColor="text1" w:themeShade="BF"/>
                <w:highlight w:val="none"/>
                <w:lang w:eastAsia="zh-CN"/>
                <w:rPrChange w:id="1085" w:author="郑博元" w:date="2026-08-02T15:18:07Z">
                  <w:rPr>
                    <w:del w:id="1086" w:author="兮已城空" w:date="2026-08-02T13:07:28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087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088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▸ 成果：</w:t>
              </w:r>
            </w:ins>
            <w:ins w:id="1089" w:author="兮已城空" w:date="2026-08-02T13:12:0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90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构建</w:t>
              </w:r>
            </w:ins>
            <w:ins w:id="1091" w:author="兮已城空" w:date="2026-08-02T13:12:10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92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基座</w:t>
              </w:r>
            </w:ins>
            <w:ins w:id="1093" w:author="兮已城空" w:date="2026-08-02T13:12:1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94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模型</w:t>
              </w:r>
            </w:ins>
            <w:ins w:id="1095" w:author="兮已城空" w:date="2026-08-02T13:12:13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96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、</w:t>
              </w:r>
            </w:ins>
            <w:ins w:id="1097" w:author="兮已城空" w:date="2026-08-02T13:12:1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098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AI</w:t>
              </w:r>
            </w:ins>
            <w:ins w:id="1099" w:author="兮已城空" w:date="2026-08-02T13:12:1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00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 xml:space="preserve"> </w:t>
              </w:r>
            </w:ins>
            <w:ins w:id="1101" w:author="兮已城空" w:date="2026-08-02T13:12:1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02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Scientist系统</w:t>
              </w:r>
            </w:ins>
            <w:ins w:id="1103" w:author="兮已城空" w:date="2026-08-02T13:12:1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04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的</w:t>
              </w:r>
            </w:ins>
            <w:ins w:id="1105" w:author="兮已城空" w:date="2026-08-02T13:12:24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06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基础</w:t>
              </w:r>
            </w:ins>
            <w:ins w:id="1107" w:author="兮已城空" w:date="2026-08-02T13:12:2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08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方法论</w:t>
              </w:r>
            </w:ins>
            <w:ins w:id="1109" w:author="兮已城空" w:date="2026-08-02T13:12:27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10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/</w:t>
              </w:r>
            </w:ins>
            <w:ins w:id="1111" w:author="兮已城空" w:date="2026-08-02T13:13:0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12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示例</w:t>
              </w:r>
            </w:ins>
            <w:ins w:id="1113" w:author="兮已城空" w:date="2026-08-02T13:12:4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114" w:author="郑博元" w:date="2026-08-02T15:18:07Z">
                    <w:rPr>
                      <w:rFonts w:hint="eastAsia"/>
                      <w:color w:val="000000"/>
                      <w:sz w:val="16"/>
                      <w:highlight w:val="cyan"/>
                      <w:lang w:val="en-US" w:eastAsia="zh-CN"/>
                    </w:rPr>
                  </w:rPrChange>
                </w:rPr>
                <w:t>成果</w:t>
              </w:r>
            </w:ins>
            <w:del w:id="1115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116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① 用“科学问题—数据表征—模型架构—训练目标—科学约束—科学评测—科学增量”框架拆解前沿模型</w:delText>
              </w:r>
            </w:del>
          </w:p>
          <w:p w14:paraId="56F5A656">
            <w:pPr>
              <w:spacing w:after="0" w:line="240" w:lineRule="auto"/>
              <w:rPr>
                <w:del w:id="1117" w:author="兮已城空" w:date="2026-08-02T13:07:28Z"/>
                <w:rFonts w:hint="eastAsia"/>
                <w:color w:val="000000" w:themeColor="text1" w:themeShade="BF"/>
                <w:highlight w:val="none"/>
                <w:rPrChange w:id="1118" w:author="郑博元" w:date="2026-08-02T15:18:07Z">
                  <w:rPr>
                    <w:del w:id="1119" w:author="兮已城空" w:date="2026-08-02T13:07:28Z"/>
                    <w:rFonts w:hint="eastAsia"/>
                    <w:color w:val="000000" w:themeColor="text1" w:themeShade="BF"/>
                  </w:rPr>
                </w:rPrChange>
              </w:rPr>
            </w:pPr>
            <w:del w:id="1120" w:author="兮已城空" w:date="2026-08-02T13:07:28Z">
              <w:r>
                <w:rPr>
                  <w:color w:val="000000"/>
                  <w:sz w:val="16"/>
                  <w:highlight w:val="none"/>
                  <w:rPrChange w:id="1121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② 时空数据模型（Pangu-Weather、GraphCast、金乌、洛书）；结构预测、生成设计与候选发现（MatterGen、GNoME、AlphaFold3）；自主科学发现系统（星语、Coscientist）</w:delText>
              </w:r>
            </w:del>
          </w:p>
          <w:p w14:paraId="407EDE27">
            <w:pPr>
              <w:spacing w:after="0" w:line="240" w:lineRule="auto"/>
              <w:rPr>
                <w:del w:id="1122" w:author="兮已城空" w:date="2026-08-02T13:07:28Z"/>
                <w:rFonts w:hint="eastAsia"/>
                <w:color w:val="000000" w:themeColor="text1" w:themeShade="BF"/>
                <w:highlight w:val="none"/>
                <w:lang w:eastAsia="zh-CN"/>
                <w:rPrChange w:id="1123" w:author="郑博元" w:date="2026-08-02T15:18:07Z">
                  <w:rPr>
                    <w:del w:id="1124" w:author="兮已城空" w:date="2026-08-02T13:07:28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125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126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③ 理解预测、生成、逆向设计与自主发现的差异，以及基础模型、智能体、科研工具、计算模拟与实验反馈的组合关系；分析科学增量与数据依赖、适用条件、验证边界</w:delText>
              </w:r>
            </w:del>
          </w:p>
          <w:p w14:paraId="18CB507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127" w:author="郑博元" w:date="2026-08-02T15:18:07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128" w:author="兮已城空" w:date="2026-08-02T13:07:28Z">
              <w:r>
                <w:rPr>
                  <w:color w:val="000000"/>
                  <w:sz w:val="16"/>
                  <w:highlight w:val="none"/>
                  <w:lang w:eastAsia="zh-CN"/>
                  <w:rPrChange w:id="1129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▸ 成果：一份前沿模型拆解表，一张“科学问题—数据—模型—评测—科学增量”关系图</w:delText>
              </w:r>
            </w:del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21970">
            <w:pPr>
              <w:spacing w:after="0" w:line="240" w:lineRule="auto"/>
              <w:jc w:val="center"/>
              <w:rPr>
                <w:ins w:id="1130" w:author="郑博元" w:date="2026-08-05T11:57:39Z"/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</w:rPr>
            </w:pPr>
            <w:ins w:id="1131" w:author="郑博元" w:date="2026-08-05T11:57:3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</w:rPr>
                <w:t>李瑀旸</w:t>
              </w:r>
            </w:ins>
            <w:ins w:id="1132" w:author="郑博元" w:date="2026-08-05T11:57:3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</w:rPr>
                <w:t>（博士</w:t>
              </w:r>
            </w:ins>
            <w:ins w:id="1133" w:author="郑博元" w:date="2026-08-05T11:57:3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</w:rPr>
                <w:t>生</w:t>
              </w:r>
            </w:ins>
            <w:ins w:id="1134" w:author="郑博元" w:date="2026-08-05T11:57:39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</w:rPr>
                <w:t>）</w:t>
              </w:r>
            </w:ins>
          </w:p>
          <w:p w14:paraId="21D152A6">
            <w:pPr>
              <w:spacing w:after="0" w:line="240" w:lineRule="auto"/>
              <w:jc w:val="center"/>
              <w:rPr>
                <w:ins w:id="1135" w:author="兮已城空" w:date="2026-08-02T13:10:16Z"/>
                <w:del w:id="1136" w:author="郑博元" w:date="2026-08-02T17:51:06Z"/>
                <w:rFonts w:hint="default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1137" w:author="郑博元" w:date="2026-08-02T15:19:05Z">
                  <w:rPr>
                    <w:ins w:id="1138" w:author="兮已城空" w:date="2026-08-02T13:10:16Z"/>
                    <w:del w:id="1139" w:author="郑博元" w:date="2026-08-02T17:51:06Z"/>
                    <w:color w:val="000000"/>
                    <w:sz w:val="16"/>
                    <w:lang w:eastAsia="zh-CN"/>
                  </w:rPr>
                </w:rPrChange>
              </w:rPr>
            </w:pPr>
            <w:ins w:id="1140" w:author="郑博元" w:date="2026-08-05T11:57:39Z">
              <w:r>
                <w:rPr>
                  <w:color w:val="000000"/>
                  <w:sz w:val="16"/>
                  <w:highlight w:val="none"/>
                  <w:lang w:eastAsia="zh-CN"/>
                </w:rPr>
                <w:t>中国科学院</w:t>
              </w:r>
            </w:ins>
            <w:ins w:id="1141" w:author="郑博元" w:date="2026-08-05T11:57:39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</w:rPr>
                <w:t>国家天文台</w:t>
              </w:r>
            </w:ins>
            <w:ins w:id="1142" w:author="兮已城空" w:date="2026-08-02T13:10:16Z">
              <w:del w:id="1143" w:author="郑博元" w:date="2026-08-02T17:51:06Z">
                <w:r>
                  <w:rPr>
                    <w:rFonts w:hint="default" w:ascii="黑体" w:hAnsi="黑体" w:eastAsia="黑体" w:cs="黑体"/>
                    <w:b/>
                    <w:bCs/>
                    <w:color w:val="000000"/>
                    <w:sz w:val="16"/>
                    <w:highlight w:val="none"/>
                    <w:rPrChange w:id="1144" w:author="郑博元" w:date="2026-08-02T15:19:05Z">
                      <w:rPr>
                        <w:color w:val="000000"/>
                        <w:sz w:val="16"/>
                      </w:rPr>
                    </w:rPrChange>
                  </w:rPr>
                  <w:delText>李瑀旸</w:delText>
                </w:r>
              </w:del>
            </w:ins>
            <w:ins w:id="1145" w:author="兮已城空" w:date="2026-08-02T13:10:16Z">
              <w:del w:id="1146" w:author="郑博元" w:date="2026-08-02T17:51:06Z">
                <w:r>
                  <w:rPr>
                    <w:rFonts w:hint="default" w:ascii="黑体" w:hAnsi="黑体" w:eastAsia="黑体" w:cs="黑体"/>
                    <w:b/>
                    <w:bCs/>
                    <w:color w:val="000000"/>
                    <w:sz w:val="16"/>
                    <w:highlight w:val="none"/>
                    <w:lang w:eastAsia="zh-CN"/>
                    <w:rPrChange w:id="1147" w:author="郑博元" w:date="2026-08-02T15:19:05Z">
                      <w:rPr>
                        <w:rFonts w:hint="eastAsia"/>
                        <w:color w:val="000000"/>
                        <w:sz w:val="16"/>
                        <w:lang w:eastAsia="zh-CN"/>
                      </w:rPr>
                    </w:rPrChange>
                  </w:rPr>
                  <w:delText>（博士</w:delText>
                </w:r>
              </w:del>
            </w:ins>
            <w:ins w:id="1148" w:author="兮已城空" w:date="2026-08-02T13:10:16Z">
              <w:del w:id="1149" w:author="郑博元" w:date="2026-08-02T17:51:06Z">
                <w:r>
                  <w:rPr>
                    <w:rFonts w:hint="default" w:ascii="黑体" w:hAnsi="黑体" w:eastAsia="黑体" w:cs="黑体"/>
                    <w:b/>
                    <w:bCs/>
                    <w:color w:val="000000"/>
                    <w:sz w:val="16"/>
                    <w:highlight w:val="none"/>
                    <w:rPrChange w:id="1150" w:author="郑博元" w:date="2026-08-02T15:19:05Z">
                      <w:rPr>
                        <w:color w:val="000000"/>
                        <w:sz w:val="16"/>
                      </w:rPr>
                    </w:rPrChange>
                  </w:rPr>
                  <w:delText>生</w:delText>
                </w:r>
              </w:del>
            </w:ins>
            <w:ins w:id="1151" w:author="兮已城空" w:date="2026-08-02T13:10:16Z">
              <w:del w:id="1152" w:author="郑博元" w:date="2026-08-02T17:51:06Z">
                <w:r>
                  <w:rPr>
                    <w:rFonts w:hint="default" w:ascii="黑体" w:hAnsi="黑体" w:eastAsia="黑体" w:cs="黑体"/>
                    <w:b/>
                    <w:bCs/>
                    <w:color w:val="000000"/>
                    <w:sz w:val="16"/>
                    <w:highlight w:val="none"/>
                    <w:lang w:eastAsia="zh-CN"/>
                    <w:rPrChange w:id="1153" w:author="郑博元" w:date="2026-08-02T15:19:05Z">
                      <w:rPr>
                        <w:rFonts w:hint="eastAsia"/>
                        <w:color w:val="000000"/>
                        <w:sz w:val="16"/>
                        <w:lang w:eastAsia="zh-CN"/>
                      </w:rPr>
                    </w:rPrChange>
                  </w:rPr>
                  <w:delText>）</w:delText>
                </w:r>
              </w:del>
            </w:ins>
          </w:p>
          <w:p w14:paraId="08179027">
            <w:pPr>
              <w:spacing w:after="0" w:line="240" w:lineRule="auto"/>
              <w:jc w:val="center"/>
              <w:rPr>
                <w:ins w:id="1154" w:author="兮已城空" w:date="2026-08-02T13:10:16Z"/>
                <w:del w:id="1155" w:author="郑博元" w:date="2026-08-02T17:51:06Z"/>
                <w:color w:val="000000" w:themeColor="text1" w:themeShade="BF"/>
                <w:sz w:val="16"/>
                <w:highlight w:val="none"/>
                <w:lang w:eastAsia="zh-CN"/>
                <w:rPrChange w:id="1156" w:author="郑博元" w:date="2026-08-02T15:18:07Z">
                  <w:rPr>
                    <w:ins w:id="1157" w:author="兮已城空" w:date="2026-08-02T13:10:16Z"/>
                    <w:del w:id="1158" w:author="郑博元" w:date="2026-08-02T17:51:06Z"/>
                    <w:color w:val="000000"/>
                    <w:sz w:val="16"/>
                    <w:lang w:eastAsia="zh-CN"/>
                  </w:rPr>
                </w:rPrChange>
              </w:rPr>
            </w:pPr>
            <w:ins w:id="1159" w:author="兮已城空" w:date="2026-08-02T13:10:16Z">
              <w:del w:id="1160" w:author="郑博元" w:date="2026-08-02T17:51:06Z">
                <w:r>
                  <w:rPr>
                    <w:color w:val="000000"/>
                    <w:sz w:val="16"/>
                    <w:highlight w:val="none"/>
                    <w:lang w:eastAsia="zh-CN"/>
                    <w:rPrChange w:id="1161" w:author="郑博元" w:date="2026-08-02T15:18:07Z">
                      <w:rPr>
                        <w:color w:val="000000"/>
                        <w:sz w:val="16"/>
                        <w:lang w:eastAsia="zh-CN"/>
                      </w:rPr>
                    </w:rPrChange>
                  </w:rPr>
                  <w:delText>中国科学院</w:delText>
                </w:r>
              </w:del>
            </w:ins>
          </w:p>
          <w:p w14:paraId="7CB6C2CC">
            <w:pPr>
              <w:spacing w:after="0" w:line="240" w:lineRule="auto"/>
              <w:jc w:val="center"/>
              <w:rPr>
                <w:del w:id="1162" w:author="兮已城空" w:date="2026-08-02T13:10:16Z"/>
                <w:rFonts w:hint="eastAsia"/>
                <w:color w:val="000000" w:themeColor="text1" w:themeShade="BF"/>
                <w:highlight w:val="none"/>
                <w:lang w:eastAsia="zh-CN"/>
                <w:rPrChange w:id="1163" w:author="郑博元" w:date="2026-08-02T15:18:07Z">
                  <w:rPr>
                    <w:del w:id="1164" w:author="兮已城空" w:date="2026-08-02T13:10:16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165" w:author="兮已城空" w:date="2026-08-02T13:10:16Z">
              <w:del w:id="1166" w:author="郑博元" w:date="2026-08-02T17:51:06Z">
                <w:r>
                  <w:rPr>
                    <w:rFonts w:hint="default"/>
                    <w:color w:val="000000"/>
                    <w:sz w:val="16"/>
                    <w:highlight w:val="none"/>
                    <w:lang w:eastAsia="zh-CN"/>
                    <w:rPrChange w:id="1167" w:author="郑博元" w:date="2026-08-02T15:18:07Z">
                      <w:rPr>
                        <w:rFonts w:hint="eastAsia"/>
                        <w:color w:val="000000"/>
                        <w:sz w:val="16"/>
                        <w:lang w:eastAsia="zh-CN"/>
                      </w:rPr>
                    </w:rPrChange>
                  </w:rPr>
                  <w:delText>国家天文台</w:delText>
                </w:r>
              </w:del>
            </w:ins>
            <w:del w:id="1168" w:author="兮已城空" w:date="2026-08-02T13:10:16Z">
              <w:r>
                <w:rPr>
                  <w:color w:val="000000"/>
                  <w:sz w:val="16"/>
                  <w:highlight w:val="none"/>
                  <w:lang w:eastAsia="zh-CN"/>
                  <w:rPrChange w:id="1169" w:author="郑博元" w:date="2026-08-02T15:18:07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中国科学院大学他山学科交叉创新协会</w:delText>
              </w:r>
            </w:del>
          </w:p>
          <w:p w14:paraId="4D677384">
            <w:pPr>
              <w:spacing w:after="0" w:line="240" w:lineRule="auto"/>
              <w:jc w:val="center"/>
              <w:rPr>
                <w:del w:id="1170" w:author="兮已城空" w:date="2026-08-02T13:10:16Z"/>
                <w:rFonts w:hint="eastAsia"/>
                <w:color w:val="000000" w:themeColor="text1" w:themeShade="BF"/>
                <w:highlight w:val="none"/>
                <w:rPrChange w:id="1171" w:author="郑博元" w:date="2026-08-02T15:18:07Z">
                  <w:rPr>
                    <w:del w:id="1172" w:author="兮已城空" w:date="2026-08-02T13:10:16Z"/>
                    <w:rFonts w:hint="eastAsia"/>
                    <w:color w:val="000000" w:themeColor="text1" w:themeShade="BF"/>
                  </w:rPr>
                </w:rPrChange>
              </w:rPr>
            </w:pPr>
            <w:del w:id="1173" w:author="兮已城空" w:date="2026-08-02T13:10:16Z">
              <w:r>
                <w:rPr>
                  <w:color w:val="000000"/>
                  <w:sz w:val="16"/>
                  <w:highlight w:val="none"/>
                  <w:rPrChange w:id="1174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李瑀旸</w:delText>
              </w:r>
            </w:del>
          </w:p>
          <w:p w14:paraId="271A772D">
            <w:pPr>
              <w:spacing w:after="0" w:line="240" w:lineRule="auto"/>
              <w:jc w:val="center"/>
              <w:rPr>
                <w:del w:id="1175" w:author="兮已城空" w:date="2026-08-02T13:10:16Z"/>
                <w:rFonts w:hint="eastAsia"/>
                <w:color w:val="000000" w:themeColor="text1" w:themeShade="BF"/>
                <w:highlight w:val="none"/>
                <w:rPrChange w:id="1176" w:author="郑博元" w:date="2026-08-02T15:18:07Z">
                  <w:rPr>
                    <w:del w:id="1177" w:author="兮已城空" w:date="2026-08-02T13:10:16Z"/>
                    <w:rFonts w:hint="eastAsia"/>
                    <w:color w:val="000000" w:themeColor="text1" w:themeShade="BF"/>
                  </w:rPr>
                </w:rPrChange>
              </w:rPr>
            </w:pPr>
            <w:del w:id="1178" w:author="兮已城空" w:date="2026-08-02T13:10:16Z">
              <w:r>
                <w:rPr>
                  <w:color w:val="000000"/>
                  <w:sz w:val="16"/>
                  <w:highlight w:val="none"/>
                  <w:rPrChange w:id="1179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研究生</w:delText>
              </w:r>
            </w:del>
          </w:p>
          <w:p w14:paraId="59635F3E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180" w:author="郑博元" w:date="2026-08-02T15:18:07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181" w:author="兮已城空" w:date="2026-08-02T13:10:16Z">
              <w:r>
                <w:rPr>
                  <w:color w:val="000000"/>
                  <w:sz w:val="16"/>
                  <w:highlight w:val="none"/>
                  <w:rPrChange w:id="1182" w:author="郑博元" w:date="2026-08-02T15:18:07Z">
                    <w:rPr>
                      <w:color w:val="000000"/>
                      <w:sz w:val="16"/>
                    </w:rPr>
                  </w:rPrChange>
                </w:rPr>
                <w:delText>（含助教）</w:delText>
              </w:r>
            </w:del>
          </w:p>
        </w:tc>
      </w:tr>
      <w:tr w14:paraId="5F9743AE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E9F36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18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BA93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184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185" w:author="郑博元" w:date="2026-08-02T15:39:13Z">
                  <w:rPr>
                    <w:color w:val="000000"/>
                    <w:sz w:val="16"/>
                  </w:rPr>
                </w:rPrChange>
              </w:rPr>
              <w:t>晚上</w:t>
            </w:r>
          </w:p>
          <w:p w14:paraId="595D1A2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186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187" w:author="郑博元" w:date="2026-08-02T15:39:13Z">
                  <w:rPr>
                    <w:color w:val="000000"/>
                    <w:sz w:val="16"/>
                  </w:rPr>
                </w:rPrChange>
              </w:rPr>
              <w:t>19:30–21:00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C4581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18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1189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习题课与研讨课</w:t>
            </w:r>
            <w:ins w:id="1190" w:author="郑博元" w:date="2026-08-02T12:23:57Z">
              <w:r>
                <w:rPr>
                  <w:rFonts w:hint="eastAsia"/>
                  <w:b/>
                  <w:color w:val="000000"/>
                  <w:sz w:val="16"/>
                  <w:highlight w:val="none"/>
                  <w:lang w:eastAsia="zh-CN"/>
                  <w:rPrChange w:id="1191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（</w:t>
              </w:r>
            </w:ins>
            <w:ins w:id="1192" w:author="郑博元" w:date="2026-08-02T12:23:58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193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选修</w:t>
              </w:r>
            </w:ins>
            <w:ins w:id="1194" w:author="郑博元" w:date="2026-08-02T12:23:5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195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）</w:t>
              </w:r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3DBA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19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19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习题课：由课程组与助教结合当日课程，选取边界清晰、有参考路径的典型问题作示范讲解与实操</w:t>
            </w:r>
          </w:p>
          <w:p w14:paraId="4AA7108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19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19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研讨课（选修）：学员围绕所选 AI4S 问题作简要介绍，就任务定义、数据条件、技术路线与评价方式研讨</w:t>
            </w:r>
          </w:p>
          <w:p w14:paraId="187D5002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20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20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成果：巩固当日方法，并推进各自 AI4S 问题的理解与《问题分析方案》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51018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20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203" w:author="郑博元" w:date="2026-08-02T15:39:13Z">
                  <w:rPr>
                    <w:color w:val="000000"/>
                    <w:sz w:val="16"/>
                  </w:rPr>
                </w:rPrChange>
              </w:rPr>
              <w:t>课程组 + 助教</w:t>
            </w:r>
          </w:p>
        </w:tc>
      </w:tr>
      <w:tr w14:paraId="31C39B05">
        <w:trPr>
          <w:cantSplit/>
          <w:jc w:val="center"/>
          <w:del w:id="1204" w:author="郑博元" w:date="2026-08-02T15:21:23Z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C57AE">
            <w:pPr>
              <w:rPr>
                <w:del w:id="1205" w:author="郑博元" w:date="2026-08-02T15:21:23Z"/>
                <w:rFonts w:hint="eastAsia"/>
                <w:b/>
                <w:bCs/>
                <w:color w:val="000000" w:themeColor="text1" w:themeShade="BF"/>
                <w:highlight w:val="none"/>
                <w:rPrChange w:id="1206" w:author="郑博元" w:date="2026-08-02T15:39:13Z">
                  <w:rPr>
                    <w:del w:id="1207" w:author="郑博元" w:date="2026-08-02T15:21:23Z"/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D95AD">
            <w:pPr>
              <w:spacing w:after="0" w:line="240" w:lineRule="auto"/>
              <w:jc w:val="center"/>
              <w:rPr>
                <w:del w:id="1208" w:author="郑博元" w:date="2026-08-02T15:21:23Z"/>
                <w:rFonts w:hint="eastAsia"/>
                <w:color w:val="000000" w:themeColor="text1" w:themeShade="BF"/>
                <w:highlight w:val="none"/>
                <w:rPrChange w:id="1209" w:author="郑博元" w:date="2026-08-02T15:39:13Z">
                  <w:rPr>
                    <w:del w:id="1210" w:author="郑博元" w:date="2026-08-02T15:21:23Z"/>
                    <w:rFonts w:hint="eastAsia"/>
                    <w:color w:val="000000" w:themeColor="text1" w:themeShade="BF"/>
                  </w:rPr>
                </w:rPrChange>
              </w:rPr>
            </w:pPr>
            <w:del w:id="1211" w:author="郑博元" w:date="2026-08-02T15:21:23Z">
              <w:r>
                <w:rPr>
                  <w:color w:val="000000"/>
                  <w:sz w:val="16"/>
                  <w:highlight w:val="none"/>
                  <w:rPrChange w:id="1212" w:author="郑博元" w:date="2026-08-02T15:39:13Z">
                    <w:rPr>
                      <w:color w:val="000000"/>
                      <w:sz w:val="16"/>
                    </w:rPr>
                  </w:rPrChange>
                </w:rPr>
                <w:delText>上午</w:delText>
              </w:r>
            </w:del>
          </w:p>
          <w:p w14:paraId="1712B3A4">
            <w:pPr>
              <w:spacing w:after="0" w:line="240" w:lineRule="auto"/>
              <w:jc w:val="center"/>
              <w:rPr>
                <w:del w:id="1213" w:author="郑博元" w:date="2026-08-02T15:21:23Z"/>
                <w:rFonts w:hint="eastAsia"/>
                <w:color w:val="000000" w:themeColor="text1" w:themeShade="BF"/>
                <w:highlight w:val="none"/>
                <w:rPrChange w:id="1214" w:author="郑博元" w:date="2026-08-02T15:39:13Z">
                  <w:rPr>
                    <w:del w:id="1215" w:author="郑博元" w:date="2026-08-02T15:21:23Z"/>
                    <w:rFonts w:hint="eastAsia"/>
                    <w:color w:val="000000" w:themeColor="text1" w:themeShade="BF"/>
                  </w:rPr>
                </w:rPrChange>
              </w:rPr>
            </w:pPr>
            <w:del w:id="1216" w:author="郑博元" w:date="2026-08-02T15:21:23Z">
              <w:r>
                <w:rPr>
                  <w:color w:val="000000"/>
                  <w:sz w:val="16"/>
                  <w:highlight w:val="none"/>
                  <w:rPrChange w:id="1217" w:author="郑博元" w:date="2026-08-02T15:39:13Z">
                    <w:rPr>
                      <w:color w:val="000000"/>
                      <w:sz w:val="16"/>
                    </w:rPr>
                  </w:rPrChange>
                </w:rPr>
                <w:delText>9:30–10:30</w:delText>
              </w:r>
            </w:del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5CD0D">
            <w:pPr>
              <w:spacing w:after="0" w:line="240" w:lineRule="auto"/>
              <w:rPr>
                <w:del w:id="1218" w:author="郑博元" w:date="2026-08-02T15:21:23Z"/>
                <w:rFonts w:hint="default" w:eastAsia="仿宋"/>
                <w:color w:val="000000" w:themeColor="text1" w:themeShade="BF"/>
                <w:highlight w:val="none"/>
                <w:lang w:val="en-US" w:eastAsia="zh-CN"/>
                <w:rPrChange w:id="1219" w:author="郑博元" w:date="2026-08-02T15:39:13Z">
                  <w:rPr>
                    <w:del w:id="1220" w:author="郑博元" w:date="2026-08-02T15:21:23Z"/>
                    <w:rFonts w:hint="default" w:eastAsia="仿宋"/>
                    <w:color w:val="000000" w:themeColor="text1" w:themeShade="BF"/>
                    <w:lang w:val="en-US" w:eastAsia="zh-CN"/>
                  </w:rPr>
                </w:rPrChange>
              </w:rPr>
            </w:pPr>
            <w:del w:id="1221" w:author="郑博元" w:date="2026-08-02T15:21:23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222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前沿讲座：从多智能体到实验室机器人——AI4S 原生系统与自主实验</w:delText>
              </w:r>
            </w:del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FD201">
            <w:pPr>
              <w:spacing w:after="0" w:line="240" w:lineRule="auto"/>
              <w:rPr>
                <w:del w:id="1223" w:author="郑博元" w:date="2026-08-02T15:21:23Z"/>
                <w:rFonts w:hint="eastAsia"/>
                <w:color w:val="000000" w:themeColor="text1" w:themeShade="BF"/>
                <w:highlight w:val="none"/>
                <w:lang w:eastAsia="zh-CN"/>
                <w:rPrChange w:id="1224" w:author="郑博元" w:date="2026-08-02T15:39:13Z">
                  <w:rPr>
                    <w:del w:id="1225" w:author="郑博元" w:date="2026-08-02T15:21:23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226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2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① AI4S 原生多智能体系统（BIOMA）</w:delText>
              </w:r>
            </w:del>
          </w:p>
          <w:p w14:paraId="090980BC">
            <w:pPr>
              <w:spacing w:after="0" w:line="240" w:lineRule="auto"/>
              <w:rPr>
                <w:del w:id="1228" w:author="郑博元" w:date="2026-08-02T15:21:23Z"/>
                <w:rFonts w:hint="eastAsia"/>
                <w:color w:val="000000" w:themeColor="text1" w:themeShade="BF"/>
                <w:highlight w:val="none"/>
                <w:lang w:eastAsia="zh-CN"/>
                <w:rPrChange w:id="1229" w:author="郑博元" w:date="2026-08-02T15:39:13Z">
                  <w:rPr>
                    <w:del w:id="1230" w:author="郑博元" w:date="2026-08-02T15:21:23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231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3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② 生成式材料设计（MatterGen）与新材料合成</w:delText>
              </w:r>
            </w:del>
          </w:p>
          <w:p w14:paraId="63ED6D9C">
            <w:pPr>
              <w:spacing w:after="0" w:line="240" w:lineRule="auto"/>
              <w:rPr>
                <w:del w:id="1233" w:author="郑博元" w:date="2026-08-02T15:21:23Z"/>
                <w:rFonts w:hint="eastAsia"/>
                <w:color w:val="000000" w:themeColor="text1" w:themeShade="BF"/>
                <w:highlight w:val="none"/>
                <w:lang w:eastAsia="zh-CN"/>
                <w:rPrChange w:id="1234" w:author="郑博元" w:date="2026-08-02T15:39:13Z">
                  <w:rPr>
                    <w:del w:id="1235" w:author="郑博元" w:date="2026-08-02T15:21:23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236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3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③ 实验室机器人的自动化执行、半自主决策与人在环控制</w:delText>
              </w:r>
            </w:del>
          </w:p>
          <w:p w14:paraId="108D8447">
            <w:pPr>
              <w:spacing w:after="0" w:line="240" w:lineRule="auto"/>
              <w:rPr>
                <w:del w:id="1238" w:author="郑博元" w:date="2026-08-02T15:21:23Z"/>
                <w:rFonts w:hint="eastAsia"/>
                <w:color w:val="000000" w:themeColor="text1" w:themeShade="BF"/>
                <w:highlight w:val="none"/>
                <w:lang w:eastAsia="zh-CN"/>
                <w:rPrChange w:id="1239" w:author="郑博元" w:date="2026-08-02T15:39:13Z">
                  <w:rPr>
                    <w:del w:id="1240" w:author="郑博元" w:date="2026-08-02T15:21:23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241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4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④ 从多智能体到自主实验的端到端路径</w:delText>
              </w:r>
            </w:del>
          </w:p>
          <w:p w14:paraId="3EDB7A5E">
            <w:pPr>
              <w:spacing w:after="0" w:line="240" w:lineRule="auto"/>
              <w:rPr>
                <w:del w:id="1243" w:author="郑博元" w:date="2026-08-02T15:21:23Z"/>
                <w:rFonts w:hint="eastAsia"/>
                <w:color w:val="000000" w:themeColor="text1" w:themeShade="BF"/>
                <w:highlight w:val="none"/>
                <w:lang w:eastAsia="zh-CN"/>
                <w:rPrChange w:id="1244" w:author="郑博元" w:date="2026-08-02T15:39:13Z">
                  <w:rPr>
                    <w:del w:id="1245" w:author="郑博元" w:date="2026-08-02T15:21:23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246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4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▸ 成果：理解不同自主程度的科研闭环</w:delText>
              </w:r>
            </w:del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EA872">
            <w:pPr>
              <w:spacing w:after="0" w:line="240" w:lineRule="auto"/>
              <w:jc w:val="center"/>
              <w:rPr>
                <w:del w:id="1248" w:author="郑博元" w:date="2026-08-02T15:21:23Z"/>
                <w:color w:val="000000" w:themeColor="text1" w:themeShade="BF"/>
                <w:sz w:val="16"/>
                <w:highlight w:val="none"/>
                <w:lang w:eastAsia="zh-CN"/>
                <w:rPrChange w:id="1249" w:author="郑博元" w:date="2026-08-02T15:39:13Z">
                  <w:rPr>
                    <w:del w:id="1250" w:author="郑博元" w:date="2026-08-02T15:21:23Z"/>
                    <w:color w:val="000000"/>
                    <w:sz w:val="16"/>
                    <w:lang w:eastAsia="zh-CN"/>
                  </w:rPr>
                </w:rPrChange>
              </w:rPr>
            </w:pPr>
            <w:del w:id="1251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5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待定</w:delText>
              </w:r>
            </w:del>
          </w:p>
          <w:p w14:paraId="25C284CC">
            <w:pPr>
              <w:spacing w:after="0" w:line="240" w:lineRule="auto"/>
              <w:jc w:val="center"/>
              <w:rPr>
                <w:del w:id="1253" w:author="郑博元" w:date="2026-08-02T15:21:23Z"/>
                <w:color w:val="000000" w:themeColor="text1" w:themeShade="BF"/>
                <w:sz w:val="16"/>
                <w:highlight w:val="none"/>
                <w:lang w:eastAsia="zh-CN"/>
                <w:rPrChange w:id="1254" w:author="郑博元" w:date="2026-08-02T15:39:13Z">
                  <w:rPr>
                    <w:del w:id="1255" w:author="郑博元" w:date="2026-08-02T15:21:23Z"/>
                    <w:color w:val="000000"/>
                    <w:sz w:val="16"/>
                    <w:lang w:eastAsia="zh-CN"/>
                  </w:rPr>
                </w:rPrChange>
              </w:rPr>
            </w:pPr>
            <w:del w:id="1256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5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中国科学院深圳</w:delText>
              </w:r>
            </w:del>
          </w:p>
          <w:p w14:paraId="08F2428D">
            <w:pPr>
              <w:spacing w:after="0" w:line="240" w:lineRule="auto"/>
              <w:jc w:val="center"/>
              <w:rPr>
                <w:del w:id="1258" w:author="郑博元" w:date="2026-08-02T15:21:23Z"/>
                <w:rFonts w:hint="eastAsia"/>
                <w:color w:val="000000" w:themeColor="text1" w:themeShade="BF"/>
                <w:highlight w:val="none"/>
                <w:lang w:eastAsia="zh-CN"/>
                <w:rPrChange w:id="1259" w:author="郑博元" w:date="2026-08-02T15:39:13Z">
                  <w:rPr>
                    <w:del w:id="1260" w:author="郑博元" w:date="2026-08-02T15:21:23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261" w:author="郑博元" w:date="2026-08-02T15:21:23Z">
              <w:r>
                <w:rPr>
                  <w:color w:val="000000"/>
                  <w:sz w:val="16"/>
                  <w:highlight w:val="none"/>
                  <w:lang w:eastAsia="zh-CN"/>
                  <w:rPrChange w:id="126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先进技术研究院</w:delText>
              </w:r>
            </w:del>
          </w:p>
          <w:p w14:paraId="32660042">
            <w:pPr>
              <w:spacing w:after="0" w:line="240" w:lineRule="auto"/>
              <w:jc w:val="center"/>
              <w:rPr>
                <w:del w:id="1263" w:author="郑博元" w:date="2026-08-02T15:21:23Z"/>
                <w:rFonts w:hint="eastAsia"/>
                <w:color w:val="000000" w:themeColor="text1" w:themeShade="BF"/>
                <w:highlight w:val="none"/>
                <w:rPrChange w:id="1264" w:author="郑博元" w:date="2026-08-02T15:39:13Z">
                  <w:rPr>
                    <w:del w:id="1265" w:author="郑博元" w:date="2026-08-02T15:21:23Z"/>
                    <w:rFonts w:hint="eastAsia"/>
                    <w:color w:val="000000" w:themeColor="text1" w:themeShade="BF"/>
                  </w:rPr>
                </w:rPrChange>
              </w:rPr>
            </w:pPr>
          </w:p>
        </w:tc>
      </w:tr>
      <w:tr w14:paraId="30E785B9">
        <w:trPr>
          <w:cantSplit/>
          <w:jc w:val="center"/>
          <w:ins w:id="1266" w:author="郑博元" w:date="2026-08-02T15:20:57Z"/>
        </w:trPr>
        <w:tc>
          <w:tcPr>
            <w:tcW w:w="1077" w:type="dxa"/>
            <w:vMerge w:val="restar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E78CE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267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ins w:id="1268" w:author="郑博元" w:date="2026-08-02T12:28:50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1269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9.</w:t>
              </w:r>
            </w:ins>
            <w:ins w:id="1270" w:author="郑博元" w:date="2026-08-02T12:28:55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1271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7</w:t>
              </w:r>
            </w:ins>
            <w:del w:id="1272" w:author="郑博元" w:date="2026-08-02T12:28:49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1273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8.26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274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（周</w:t>
            </w:r>
            <w:ins w:id="1275" w:author="郑博元" w:date="2026-08-02T12:28:59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1276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一</w:t>
              </w:r>
            </w:ins>
            <w:del w:id="1277" w:author="郑博元" w:date="2026-08-02T12:28:58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1278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三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279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）</w:t>
            </w:r>
          </w:p>
          <w:p w14:paraId="2904DF64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280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281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专题四</w:t>
            </w:r>
          </w:p>
          <w:p w14:paraId="7651C4B0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 w:themeShade="BF"/>
                <w:highlight w:val="none"/>
                <w:lang w:val="en-US" w:eastAsia="zh-CN"/>
                <w:rPrChange w:id="1282" w:author="郑博元" w:date="2026-08-02T15:39:13Z">
                  <w:rPr>
                    <w:rFonts w:hint="default"/>
                    <w:b/>
                    <w:bCs/>
                    <w:color w:val="000000" w:themeColor="text1" w:themeShade="BF"/>
                    <w:lang w:val="en-US" w:eastAsia="zh-CN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283" w:author="郑博元" w:date="2026-08-02T15:35:22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自驱动的端到端科研闭环</w:t>
            </w:r>
          </w:p>
        </w:tc>
        <w:tc>
          <w:tcPr>
            <w:tcW w:w="116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26433">
            <w:pPr>
              <w:spacing w:after="0" w:line="240" w:lineRule="auto"/>
              <w:jc w:val="center"/>
              <w:rPr>
                <w:ins w:id="1284" w:author="郑博元" w:date="2026-08-02T15:21:16Z"/>
                <w:rFonts w:hint="eastAsia"/>
                <w:color w:val="000000" w:themeColor="text1" w:themeShade="BF"/>
                <w:highlight w:val="none"/>
                <w:rPrChange w:id="1285" w:author="郑博元" w:date="2026-08-02T17:51:14Z">
                  <w:rPr>
                    <w:ins w:id="1286" w:author="郑博元" w:date="2026-08-02T15:21:16Z"/>
                    <w:rFonts w:hint="eastAsia"/>
                    <w:color w:val="000000" w:themeColor="text1" w:themeShade="BF"/>
                  </w:rPr>
                </w:rPrChange>
              </w:rPr>
            </w:pPr>
            <w:ins w:id="1287" w:author="郑博元" w:date="2026-08-02T15:21:16Z">
              <w:r>
                <w:rPr>
                  <w:color w:val="000000"/>
                  <w:sz w:val="16"/>
                  <w:highlight w:val="none"/>
                  <w:rPrChange w:id="1288" w:author="郑博元" w:date="2026-08-02T17:51:14Z">
                    <w:rPr>
                      <w:color w:val="000000"/>
                      <w:sz w:val="16"/>
                    </w:rPr>
                  </w:rPrChange>
                </w:rPr>
                <w:t>上午</w:t>
              </w:r>
            </w:ins>
          </w:p>
          <w:p w14:paraId="7B253B55">
            <w:pPr>
              <w:spacing w:after="0" w:line="240" w:lineRule="auto"/>
              <w:jc w:val="center"/>
              <w:rPr>
                <w:ins w:id="1289" w:author="郑博元" w:date="2026-08-02T15:20:57Z"/>
                <w:rFonts w:hint="eastAsia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en-US" w:bidi="ar-SA"/>
                <w:rPrChange w:id="1290" w:author="郑博元" w:date="2026-08-02T17:51:14Z">
                  <w:rPr>
                    <w:ins w:id="1291" w:author="郑博元" w:date="2026-08-02T15:20:57Z"/>
                    <w:rFonts w:hint="eastAsia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en-US" w:bidi="ar-SA"/>
                  </w:rPr>
                </w:rPrChange>
              </w:rPr>
            </w:pPr>
            <w:ins w:id="1292" w:author="郑博元" w:date="2026-08-02T15:21:16Z">
              <w:r>
                <w:rPr>
                  <w:color w:val="000000"/>
                  <w:sz w:val="16"/>
                  <w:highlight w:val="none"/>
                  <w:rPrChange w:id="1293" w:author="郑博元" w:date="2026-08-02T17:51:14Z">
                    <w:rPr>
                      <w:color w:val="000000"/>
                      <w:sz w:val="16"/>
                    </w:rPr>
                  </w:rPrChange>
                </w:rPr>
                <w:t>9:</w:t>
              </w:r>
            </w:ins>
            <w:ins w:id="1294" w:author="郑博元" w:date="2026-08-02T15:21:1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295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0</w:t>
              </w:r>
            </w:ins>
            <w:ins w:id="1296" w:author="郑博元" w:date="2026-08-02T15:21:16Z">
              <w:r>
                <w:rPr>
                  <w:color w:val="000000"/>
                  <w:sz w:val="16"/>
                  <w:highlight w:val="none"/>
                  <w:rPrChange w:id="1297" w:author="郑博元" w:date="2026-08-02T17:51:14Z">
                    <w:rPr>
                      <w:color w:val="000000"/>
                      <w:sz w:val="16"/>
                    </w:rPr>
                  </w:rPrChange>
                </w:rPr>
                <w:t>0–10:</w:t>
              </w:r>
            </w:ins>
            <w:ins w:id="1298" w:author="郑博元" w:date="2026-08-02T15:21:1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299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0</w:t>
              </w:r>
            </w:ins>
            <w:ins w:id="1300" w:author="郑博元" w:date="2026-08-02T15:21:16Z">
              <w:r>
                <w:rPr>
                  <w:color w:val="000000"/>
                  <w:sz w:val="16"/>
                  <w:highlight w:val="none"/>
                  <w:rPrChange w:id="1301" w:author="郑博元" w:date="2026-08-02T17:51:14Z">
                    <w:rPr>
                      <w:color w:val="000000"/>
                      <w:sz w:val="16"/>
                    </w:rPr>
                  </w:rPrChange>
                </w:rPr>
                <w:t>0</w:t>
              </w:r>
            </w:ins>
          </w:p>
        </w:tc>
        <w:tc>
          <w:tcPr>
            <w:tcW w:w="1836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BC850">
            <w:pPr>
              <w:spacing w:after="0" w:line="240" w:lineRule="auto"/>
              <w:rPr>
                <w:ins w:id="1302" w:author="郑博元" w:date="2026-08-02T15:20:57Z"/>
                <w:rFonts w:hint="default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zh-CN" w:bidi="ar-SA"/>
                <w:rPrChange w:id="1303" w:author="郑博元" w:date="2026-08-02T17:51:14Z">
                  <w:rPr>
                    <w:ins w:id="1304" w:author="郑博元" w:date="2026-08-02T15:20:57Z"/>
                    <w:rFonts w:hint="default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zh-CN" w:bidi="ar-SA"/>
                  </w:rPr>
                </w:rPrChange>
              </w:rPr>
            </w:pPr>
            <w:ins w:id="1305" w:author="郑博元" w:date="2026-08-02T15:21:16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306" w:author="郑博元" w:date="2026-08-02T17:51:14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t>前沿讲座：从多智能体到实验室机器人——AI4S 原生系统与自主实验</w:t>
              </w:r>
            </w:ins>
          </w:p>
        </w:tc>
        <w:tc>
          <w:tcPr>
            <w:tcW w:w="331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7A2D2">
            <w:pPr>
              <w:spacing w:after="0" w:line="240" w:lineRule="auto"/>
              <w:rPr>
                <w:ins w:id="1307" w:author="郑博元" w:date="2026-08-02T15:21:16Z"/>
                <w:rFonts w:hint="eastAsia"/>
                <w:color w:val="000000" w:themeColor="text1" w:themeShade="BF"/>
                <w:highlight w:val="none"/>
                <w:lang w:eastAsia="zh-CN"/>
                <w:rPrChange w:id="1308" w:author="郑博元" w:date="2026-08-02T17:51:14Z">
                  <w:rPr>
                    <w:ins w:id="1309" w:author="郑博元" w:date="2026-08-02T15:21:16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310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11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① AI4S 原生多智能体系统（BIOMA）</w:t>
              </w:r>
            </w:ins>
          </w:p>
          <w:p w14:paraId="1CE4DFE7">
            <w:pPr>
              <w:spacing w:after="0" w:line="240" w:lineRule="auto"/>
              <w:rPr>
                <w:ins w:id="1312" w:author="郑博元" w:date="2026-08-02T15:21:16Z"/>
                <w:rFonts w:hint="eastAsia"/>
                <w:color w:val="000000" w:themeColor="text1" w:themeShade="BF"/>
                <w:highlight w:val="none"/>
                <w:lang w:eastAsia="zh-CN"/>
                <w:rPrChange w:id="1313" w:author="郑博元" w:date="2026-08-02T17:51:14Z">
                  <w:rPr>
                    <w:ins w:id="1314" w:author="郑博元" w:date="2026-08-02T15:21:16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315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16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② 生成式材料设计（MatterGen）与新材料合成</w:t>
              </w:r>
            </w:ins>
          </w:p>
          <w:p w14:paraId="104D5791">
            <w:pPr>
              <w:spacing w:after="0" w:line="240" w:lineRule="auto"/>
              <w:rPr>
                <w:ins w:id="1317" w:author="郑博元" w:date="2026-08-02T15:21:16Z"/>
                <w:rFonts w:hint="eastAsia"/>
                <w:color w:val="000000" w:themeColor="text1" w:themeShade="BF"/>
                <w:highlight w:val="none"/>
                <w:lang w:eastAsia="zh-CN"/>
                <w:rPrChange w:id="1318" w:author="郑博元" w:date="2026-08-02T17:51:14Z">
                  <w:rPr>
                    <w:ins w:id="1319" w:author="郑博元" w:date="2026-08-02T15:21:16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320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21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③ 实验室机器人的自动化执行、半自主决策与人在环控制</w:t>
              </w:r>
            </w:ins>
          </w:p>
          <w:p w14:paraId="3E60022D">
            <w:pPr>
              <w:spacing w:after="0" w:line="240" w:lineRule="auto"/>
              <w:rPr>
                <w:ins w:id="1322" w:author="郑博元" w:date="2026-08-02T15:21:16Z"/>
                <w:rFonts w:hint="eastAsia"/>
                <w:color w:val="000000" w:themeColor="text1" w:themeShade="BF"/>
                <w:highlight w:val="none"/>
                <w:lang w:eastAsia="zh-CN"/>
                <w:rPrChange w:id="1323" w:author="郑博元" w:date="2026-08-02T17:51:14Z">
                  <w:rPr>
                    <w:ins w:id="1324" w:author="郑博元" w:date="2026-08-02T15:21:16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325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26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④ 从多智能体到自主实验的端到端路径</w:t>
              </w:r>
            </w:ins>
          </w:p>
          <w:p w14:paraId="08A84EF4">
            <w:pPr>
              <w:spacing w:after="0" w:line="240" w:lineRule="auto"/>
              <w:rPr>
                <w:ins w:id="1327" w:author="郑博元" w:date="2026-08-02T15:20:57Z"/>
                <w:rFonts w:hint="eastAsia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zh-CN" w:bidi="ar-SA"/>
                <w:rPrChange w:id="1328" w:author="郑博元" w:date="2026-08-02T17:51:14Z">
                  <w:rPr>
                    <w:ins w:id="1329" w:author="郑博元" w:date="2026-08-02T15:20:57Z"/>
                    <w:rFonts w:hint="eastAsia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zh-CN" w:bidi="ar-SA"/>
                  </w:rPr>
                </w:rPrChange>
              </w:rPr>
            </w:pPr>
            <w:ins w:id="1330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31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▸ 成果：理解不同自主程度的科研闭环</w:t>
              </w:r>
            </w:ins>
          </w:p>
        </w:tc>
        <w:tc>
          <w:tcPr>
            <w:tcW w:w="1670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36AF2">
            <w:pPr>
              <w:spacing w:after="0" w:line="240" w:lineRule="auto"/>
              <w:jc w:val="center"/>
              <w:rPr>
                <w:ins w:id="1332" w:author="郑博元" w:date="2026-08-02T15:21:16Z"/>
                <w:color w:val="000000" w:themeColor="text1" w:themeShade="BF"/>
                <w:sz w:val="16"/>
                <w:highlight w:val="none"/>
                <w:lang w:eastAsia="zh-CN"/>
                <w:rPrChange w:id="1333" w:author="郑博元" w:date="2026-08-02T17:51:14Z">
                  <w:rPr>
                    <w:ins w:id="1334" w:author="郑博元" w:date="2026-08-02T15:21:16Z"/>
                    <w:color w:val="000000"/>
                    <w:sz w:val="16"/>
                    <w:lang w:eastAsia="zh-CN"/>
                  </w:rPr>
                </w:rPrChange>
              </w:rPr>
            </w:pPr>
            <w:ins w:id="1335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36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待定</w:t>
              </w:r>
            </w:ins>
          </w:p>
          <w:p w14:paraId="73C44E2E">
            <w:pPr>
              <w:spacing w:after="0" w:line="240" w:lineRule="auto"/>
              <w:jc w:val="center"/>
              <w:rPr>
                <w:ins w:id="1337" w:author="郑博元" w:date="2026-08-02T15:21:16Z"/>
                <w:color w:val="000000" w:themeColor="text1" w:themeShade="BF"/>
                <w:sz w:val="16"/>
                <w:highlight w:val="none"/>
                <w:lang w:eastAsia="zh-CN"/>
                <w:rPrChange w:id="1338" w:author="郑博元" w:date="2026-08-02T17:51:14Z">
                  <w:rPr>
                    <w:ins w:id="1339" w:author="郑博元" w:date="2026-08-02T15:21:16Z"/>
                    <w:color w:val="000000"/>
                    <w:sz w:val="16"/>
                    <w:lang w:eastAsia="zh-CN"/>
                  </w:rPr>
                </w:rPrChange>
              </w:rPr>
            </w:pPr>
            <w:ins w:id="1340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41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中国科学院深圳</w:t>
              </w:r>
            </w:ins>
          </w:p>
          <w:p w14:paraId="3CC5D6A9">
            <w:pPr>
              <w:spacing w:after="0" w:line="240" w:lineRule="auto"/>
              <w:jc w:val="center"/>
              <w:rPr>
                <w:ins w:id="1342" w:author="郑博元" w:date="2026-08-02T15:21:16Z"/>
                <w:rFonts w:hint="eastAsia"/>
                <w:color w:val="000000" w:themeColor="text1" w:themeShade="BF"/>
                <w:highlight w:val="none"/>
                <w:lang w:eastAsia="zh-CN"/>
                <w:rPrChange w:id="1343" w:author="郑博元" w:date="2026-08-02T17:51:14Z">
                  <w:rPr>
                    <w:ins w:id="1344" w:author="郑博元" w:date="2026-08-02T15:21:16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345" w:author="郑博元" w:date="2026-08-02T15:21:16Z">
              <w:r>
                <w:rPr>
                  <w:color w:val="000000"/>
                  <w:sz w:val="16"/>
                  <w:highlight w:val="none"/>
                  <w:lang w:eastAsia="zh-CN"/>
                  <w:rPrChange w:id="1346" w:author="郑博元" w:date="2026-08-02T17:51:14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先进技术研究院</w:t>
              </w:r>
            </w:ins>
          </w:p>
          <w:p w14:paraId="28E5E306">
            <w:pPr>
              <w:spacing w:after="0" w:line="240" w:lineRule="auto"/>
              <w:jc w:val="center"/>
              <w:rPr>
                <w:ins w:id="1347" w:author="郑博元" w:date="2026-08-02T15:20:57Z"/>
                <w:rFonts w:hint="eastAsia" w:ascii="仿宋" w:hAnsi="仿宋" w:eastAsia="仿宋" w:cstheme="minorBidi"/>
                <w:color w:val="000000" w:themeColor="text1" w:themeShade="BF"/>
                <w:sz w:val="21"/>
                <w:szCs w:val="22"/>
                <w:highlight w:val="none"/>
                <w:lang w:val="en-US" w:eastAsia="zh-CN" w:bidi="ar-SA"/>
                <w:rPrChange w:id="1348" w:author="郑博元" w:date="2026-08-02T17:51:14Z">
                  <w:rPr>
                    <w:ins w:id="1349" w:author="郑博元" w:date="2026-08-02T15:20:57Z"/>
                    <w:rFonts w:hint="eastAsia" w:ascii="仿宋" w:hAnsi="仿宋" w:eastAsia="仿宋" w:cstheme="minorBidi"/>
                    <w:color w:val="000000" w:themeColor="text1" w:themeShade="BF"/>
                    <w:sz w:val="21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14:paraId="68E3BB0B">
        <w:trPr>
          <w:cantSplit/>
          <w:jc w:val="center"/>
        </w:trPr>
        <w:tc>
          <w:tcPr>
            <w:tcW w:w="1077" w:type="dxa"/>
            <w:vMerge w:val="continue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2A98E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 w:themeShade="BF"/>
                <w:highlight w:val="none"/>
                <w:lang w:val="en-US" w:eastAsia="zh-CN"/>
                <w:rPrChange w:id="1350" w:author="郑博元" w:date="2026-08-02T15:39:13Z">
                  <w:rPr>
                    <w:rFonts w:hint="default"/>
                    <w:b/>
                    <w:bCs/>
                    <w:color w:val="000000" w:themeColor="text1" w:themeShade="BF"/>
                    <w:lang w:val="en-US"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EEA6C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351" w:author="郑博元" w:date="2026-08-02T17:51:14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352" w:author="郑博元" w:date="2026-08-02T17:51:14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0C18D6A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353" w:author="郑博元" w:date="2026-08-02T17:51:14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354" w:author="郑博元" w:date="2026-08-02T17:51:14Z">
                  <w:rPr>
                    <w:color w:val="000000"/>
                    <w:sz w:val="16"/>
                  </w:rPr>
                </w:rPrChange>
              </w:rPr>
              <w:t>10:</w:t>
            </w:r>
            <w:ins w:id="1355" w:author="郑博元" w:date="2026-08-02T12:06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356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2</w:t>
              </w:r>
            </w:ins>
            <w:del w:id="1357" w:author="郑博元" w:date="2026-08-02T12:00:01Z">
              <w:r>
                <w:rPr>
                  <w:color w:val="000000"/>
                  <w:sz w:val="16"/>
                  <w:highlight w:val="none"/>
                  <w:rPrChange w:id="1358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5</w:delText>
              </w:r>
            </w:del>
            <w:r>
              <w:rPr>
                <w:color w:val="000000"/>
                <w:sz w:val="16"/>
                <w:highlight w:val="none"/>
                <w:rPrChange w:id="1359" w:author="郑博元" w:date="2026-08-02T17:51:14Z">
                  <w:rPr>
                    <w:color w:val="000000"/>
                    <w:sz w:val="16"/>
                  </w:rPr>
                </w:rPrChange>
              </w:rPr>
              <w:t>0–11:</w:t>
            </w:r>
            <w:ins w:id="1360" w:author="郑博元" w:date="2026-08-02T12:06:3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361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0</w:t>
              </w:r>
            </w:ins>
            <w:del w:id="1362" w:author="郑博元" w:date="2026-08-02T12:06:07Z">
              <w:r>
                <w:rPr>
                  <w:color w:val="000000"/>
                  <w:sz w:val="16"/>
                  <w:highlight w:val="none"/>
                  <w:rPrChange w:id="1363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5</w:delText>
              </w:r>
            </w:del>
            <w:r>
              <w:rPr>
                <w:color w:val="000000"/>
                <w:sz w:val="16"/>
                <w:highlight w:val="none"/>
                <w:rPrChange w:id="1364" w:author="郑博元" w:date="2026-08-02T17:51:14Z">
                  <w:rPr>
                    <w:color w:val="000000"/>
                    <w:sz w:val="16"/>
                  </w:rPr>
                </w:rPrChange>
              </w:rPr>
              <w:t>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F1051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65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366" w:author="郑博元" w:date="2026-08-02T17:51:14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案例分享：无机功能材料的计算—实验闭环——从组分设计到制备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F707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67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68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① 无机功能材料的组分设计</w:t>
            </w:r>
          </w:p>
          <w:p w14:paraId="2DEA255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69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70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② 高通量计算与筛选</w:t>
            </w:r>
          </w:p>
          <w:p w14:paraId="5679AB9A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71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72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③ 材料制备与实验闭环</w:t>
            </w:r>
          </w:p>
          <w:p w14:paraId="31D267D5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73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74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④ 按统一框架说明：哪些环节由 AI 完成、哪些由人完成、如何验证与迭代</w:t>
            </w:r>
          </w:p>
          <w:p w14:paraId="21DE3C4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375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76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▸ 成果：理解材料“设计—计算—制备”闭环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72551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1377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378" w:author="郑博元" w:date="2026-08-02T17:51:14Z">
                  <w:rPr>
                    <w:color w:val="000000"/>
                    <w:sz w:val="16"/>
                  </w:rPr>
                </w:rPrChange>
              </w:rPr>
              <w:t>待定</w:t>
            </w:r>
          </w:p>
          <w:p w14:paraId="420CBB21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1379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80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</w:p>
          <w:p w14:paraId="38BBAD1B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381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382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上海硅酸盐研究所</w:t>
            </w:r>
          </w:p>
        </w:tc>
      </w:tr>
      <w:tr w14:paraId="75EEB3E1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B8D69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38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F13B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384" w:author="郑博元" w:date="2026-08-02T17:51:14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ins w:id="1385" w:author="郑博元" w:date="2026-08-02T12:06:46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386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上</w:t>
              </w:r>
            </w:ins>
            <w:del w:id="1387" w:author="郑博元" w:date="2026-08-02T12:06:45Z">
              <w:r>
                <w:rPr>
                  <w:color w:val="000000"/>
                  <w:sz w:val="16"/>
                  <w:highlight w:val="none"/>
                  <w:rPrChange w:id="1388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下</w:delText>
              </w:r>
            </w:del>
            <w:r>
              <w:rPr>
                <w:color w:val="000000"/>
                <w:sz w:val="16"/>
                <w:highlight w:val="none"/>
                <w:rPrChange w:id="1389" w:author="郑博元" w:date="2026-08-02T17:51:14Z">
                  <w:rPr>
                    <w:color w:val="000000"/>
                    <w:sz w:val="16"/>
                  </w:rPr>
                </w:rPrChange>
              </w:rPr>
              <w:t>午</w:t>
            </w:r>
          </w:p>
          <w:p w14:paraId="1D7F971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390" w:author="郑博元" w:date="2026-08-02T17:51:14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ins w:id="1391" w:author="郑博元" w:date="2026-08-02T12:06:38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392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11</w:t>
              </w:r>
            </w:ins>
            <w:del w:id="1393" w:author="郑博元" w:date="2026-08-02T12:06:38Z">
              <w:r>
                <w:rPr>
                  <w:color w:val="000000"/>
                  <w:sz w:val="16"/>
                  <w:highlight w:val="none"/>
                  <w:rPrChange w:id="1394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1</w:delText>
              </w:r>
            </w:del>
            <w:del w:id="1395" w:author="郑博元" w:date="2026-08-02T12:06:37Z">
              <w:r>
                <w:rPr>
                  <w:color w:val="000000"/>
                  <w:sz w:val="16"/>
                  <w:highlight w:val="none"/>
                  <w:rPrChange w:id="1396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4</w:delText>
              </w:r>
            </w:del>
            <w:r>
              <w:rPr>
                <w:color w:val="000000"/>
                <w:sz w:val="16"/>
                <w:highlight w:val="none"/>
                <w:rPrChange w:id="1397" w:author="郑博元" w:date="2026-08-02T17:51:14Z">
                  <w:rPr>
                    <w:color w:val="000000"/>
                    <w:sz w:val="16"/>
                  </w:rPr>
                </w:rPrChange>
              </w:rPr>
              <w:t>:</w:t>
            </w:r>
            <w:ins w:id="1398" w:author="郑博元" w:date="2026-08-02T12:06:3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399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2</w:t>
              </w:r>
            </w:ins>
            <w:del w:id="1400" w:author="郑博元" w:date="2026-08-02T12:06:39Z">
              <w:r>
                <w:rPr>
                  <w:color w:val="000000"/>
                  <w:sz w:val="16"/>
                  <w:highlight w:val="none"/>
                  <w:rPrChange w:id="1401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0</w:delText>
              </w:r>
            </w:del>
            <w:r>
              <w:rPr>
                <w:color w:val="000000"/>
                <w:sz w:val="16"/>
                <w:highlight w:val="none"/>
                <w:rPrChange w:id="1402" w:author="郑博元" w:date="2026-08-02T17:51:14Z">
                  <w:rPr>
                    <w:color w:val="000000"/>
                    <w:sz w:val="16"/>
                  </w:rPr>
                </w:rPrChange>
              </w:rPr>
              <w:t>0–1</w:t>
            </w:r>
            <w:ins w:id="1403" w:author="郑博元" w:date="2026-08-02T12:06:4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404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2</w:t>
              </w:r>
            </w:ins>
            <w:del w:id="1405" w:author="郑博元" w:date="2026-08-02T12:06:41Z">
              <w:r>
                <w:rPr>
                  <w:color w:val="000000"/>
                  <w:sz w:val="16"/>
                  <w:highlight w:val="none"/>
                  <w:rPrChange w:id="1406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5</w:delText>
              </w:r>
            </w:del>
            <w:r>
              <w:rPr>
                <w:color w:val="000000"/>
                <w:sz w:val="16"/>
                <w:highlight w:val="none"/>
                <w:rPrChange w:id="1407" w:author="郑博元" w:date="2026-08-02T17:51:14Z">
                  <w:rPr>
                    <w:color w:val="000000"/>
                    <w:sz w:val="16"/>
                  </w:rPr>
                </w:rPrChange>
              </w:rPr>
              <w:t>:</w:t>
            </w:r>
            <w:ins w:id="1408" w:author="郑博元" w:date="2026-08-02T12:06:42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409" w:author="郑博元" w:date="2026-08-02T17:51:14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0</w:t>
              </w:r>
            </w:ins>
            <w:del w:id="1410" w:author="郑博元" w:date="2026-08-02T12:06:42Z">
              <w:r>
                <w:rPr>
                  <w:color w:val="000000"/>
                  <w:sz w:val="16"/>
                  <w:highlight w:val="none"/>
                  <w:rPrChange w:id="1411" w:author="郑博元" w:date="2026-08-02T17:51:14Z">
                    <w:rPr>
                      <w:color w:val="000000"/>
                      <w:sz w:val="16"/>
                    </w:rPr>
                  </w:rPrChange>
                </w:rPr>
                <w:delText>2</w:delText>
              </w:r>
            </w:del>
            <w:r>
              <w:rPr>
                <w:color w:val="000000"/>
                <w:sz w:val="16"/>
                <w:highlight w:val="none"/>
                <w:rPrChange w:id="1412" w:author="郑博元" w:date="2026-08-02T17:51:14Z">
                  <w:rPr>
                    <w:color w:val="000000"/>
                    <w:sz w:val="16"/>
                  </w:rPr>
                </w:rPrChange>
              </w:rPr>
              <w:t>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F6881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13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414" w:author="郑博元" w:date="2026-08-02T17:51:14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案例分享：催化反应机理的 AI 建模与自主实验闭环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39BE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15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16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① 催化反应机理建模</w:t>
            </w:r>
          </w:p>
          <w:p w14:paraId="4864170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17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18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② 催化剂设计</w:t>
            </w:r>
          </w:p>
          <w:p w14:paraId="3073ACD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19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20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③ 合成与活性评价闭环</w:t>
            </w:r>
          </w:p>
          <w:p w14:paraId="44FC9485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21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22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④ 按统一框架说明 AI 与人的分工、执行、验证与迭代</w:t>
            </w:r>
          </w:p>
          <w:p w14:paraId="1BECCA2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23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24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▸ 成果：理解催化“机理—设计—合成—评价”闭环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70882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1425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26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待定</w:t>
            </w:r>
          </w:p>
          <w:p w14:paraId="24812381">
            <w:pPr>
              <w:spacing w:after="0" w:line="240" w:lineRule="auto"/>
              <w:jc w:val="center"/>
              <w:rPr>
                <w:color w:val="000000" w:themeColor="text1" w:themeShade="BF"/>
                <w:sz w:val="16"/>
                <w:highlight w:val="none"/>
                <w:lang w:eastAsia="zh-CN"/>
                <w:rPrChange w:id="1427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28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中国科学院</w:t>
            </w:r>
          </w:p>
          <w:p w14:paraId="0AFF8EA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429" w:author="郑博元" w:date="2026-08-02T17:51:14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430" w:author="郑博元" w:date="2026-08-02T17:51:14Z">
                  <w:rPr>
                    <w:color w:val="000000"/>
                    <w:sz w:val="16"/>
                    <w:lang w:eastAsia="zh-CN"/>
                  </w:rPr>
                </w:rPrChange>
              </w:rPr>
              <w:t>大连化学物理研究所</w:t>
            </w:r>
          </w:p>
        </w:tc>
      </w:tr>
      <w:tr w14:paraId="2793A070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7A670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431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A6C9B">
            <w:pPr>
              <w:spacing w:after="0" w:line="240" w:lineRule="auto"/>
              <w:jc w:val="center"/>
              <w:rPr>
                <w:ins w:id="1432" w:author="兮已城空" w:date="2026-08-02T13:15:29Z"/>
                <w:rFonts w:hint="eastAsia"/>
                <w:color w:val="000000" w:themeColor="text1" w:themeShade="BF"/>
                <w:highlight w:val="none"/>
                <w:rPrChange w:id="1433" w:author="郑博元" w:date="2026-08-02T15:39:13Z">
                  <w:rPr>
                    <w:ins w:id="1434" w:author="兮已城空" w:date="2026-08-02T13:15:29Z"/>
                    <w:rFonts w:hint="eastAsia"/>
                    <w:color w:val="000000" w:themeColor="text1" w:themeShade="BF"/>
                  </w:rPr>
                </w:rPrChange>
              </w:rPr>
            </w:pPr>
            <w:ins w:id="1435" w:author="兮已城空" w:date="2026-08-02T13:15:29Z">
              <w:r>
                <w:rPr>
                  <w:color w:val="000000"/>
                  <w:sz w:val="16"/>
                  <w:highlight w:val="none"/>
                  <w:rPrChange w:id="1436" w:author="郑博元" w:date="2026-08-02T15:39:13Z">
                    <w:rPr>
                      <w:color w:val="000000"/>
                      <w:sz w:val="16"/>
                    </w:rPr>
                  </w:rPrChange>
                </w:rPr>
                <w:t>下午</w:t>
              </w:r>
            </w:ins>
          </w:p>
          <w:p w14:paraId="31F66222">
            <w:pPr>
              <w:spacing w:after="0" w:line="240" w:lineRule="auto"/>
              <w:jc w:val="center"/>
              <w:rPr>
                <w:ins w:id="1437" w:author="郑博元" w:date="2026-08-02T12:24:06Z"/>
                <w:del w:id="1438" w:author="兮已城空" w:date="2026-08-02T13:15:29Z"/>
                <w:rFonts w:hint="eastAsia"/>
                <w:color w:val="000000" w:themeColor="text1" w:themeShade="BF"/>
                <w:highlight w:val="none"/>
                <w:rPrChange w:id="1439" w:author="郑博元" w:date="2026-08-02T15:39:13Z">
                  <w:rPr>
                    <w:ins w:id="1440" w:author="郑博元" w:date="2026-08-02T12:24:06Z"/>
                    <w:del w:id="1441" w:author="兮已城空" w:date="2026-08-02T13:15:29Z"/>
                    <w:rFonts w:hint="eastAsia"/>
                    <w:color w:val="000000" w:themeColor="text1" w:themeShade="BF"/>
                  </w:rPr>
                </w:rPrChange>
              </w:rPr>
            </w:pPr>
            <w:ins w:id="1442" w:author="兮已城空" w:date="2026-08-02T13:15:29Z">
              <w:r>
                <w:rPr>
                  <w:color w:val="000000"/>
                  <w:sz w:val="16"/>
                  <w:highlight w:val="none"/>
                  <w:rPrChange w:id="1443" w:author="郑博元" w:date="2026-08-02T15:39:13Z">
                    <w:rPr>
                      <w:color w:val="000000"/>
                      <w:sz w:val="16"/>
                    </w:rPr>
                  </w:rPrChange>
                </w:rPr>
                <w:t>14:00–15:00</w:t>
              </w:r>
            </w:ins>
            <w:ins w:id="1444" w:author="郑博元" w:date="2026-08-02T12:24:06Z">
              <w:del w:id="1445" w:author="兮已城空" w:date="2026-08-02T13:15:29Z">
                <w:r>
                  <w:rPr>
                    <w:color w:val="000000"/>
                    <w:sz w:val="16"/>
                    <w:highlight w:val="none"/>
                    <w:rPrChange w:id="1446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下午</w:delText>
                </w:r>
              </w:del>
            </w:ins>
          </w:p>
          <w:p w14:paraId="4CB8920A">
            <w:pPr>
              <w:spacing w:after="0" w:line="240" w:lineRule="auto"/>
              <w:jc w:val="center"/>
              <w:rPr>
                <w:ins w:id="1447" w:author="郑博元" w:date="2026-08-02T12:24:06Z"/>
                <w:del w:id="1448" w:author="兮已城空" w:date="2026-08-02T13:15:29Z"/>
                <w:rFonts w:hint="default"/>
                <w:color w:val="000000" w:themeColor="text1" w:themeShade="BF"/>
                <w:sz w:val="16"/>
                <w:highlight w:val="none"/>
                <w:lang w:eastAsia="zh-CN"/>
                <w:rPrChange w:id="1449" w:author="郑博元" w:date="2026-08-02T15:39:13Z">
                  <w:rPr>
                    <w:ins w:id="1450" w:author="郑博元" w:date="2026-08-02T12:24:06Z"/>
                    <w:del w:id="1451" w:author="兮已城空" w:date="2026-08-02T13:15:29Z"/>
                    <w:color w:val="000000"/>
                    <w:sz w:val="16"/>
                  </w:rPr>
                </w:rPrChange>
              </w:rPr>
            </w:pPr>
            <w:ins w:id="1452" w:author="郑博元" w:date="2026-08-02T12:24:06Z">
              <w:del w:id="1453" w:author="兮已城空" w:date="2026-08-02T13:15:29Z">
                <w:r>
                  <w:rPr>
                    <w:color w:val="000000"/>
                    <w:sz w:val="16"/>
                    <w:highlight w:val="none"/>
                    <w:rPrChange w:id="1454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1</w:delText>
                </w:r>
              </w:del>
            </w:ins>
            <w:ins w:id="1455" w:author="郑博元" w:date="2026-08-02T12:24:06Z">
              <w:del w:id="1456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457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4</w:delText>
                </w:r>
              </w:del>
            </w:ins>
            <w:ins w:id="1458" w:author="郑博元" w:date="2026-08-02T12:24:06Z">
              <w:del w:id="1459" w:author="兮已城空" w:date="2026-08-02T13:15:29Z">
                <w:r>
                  <w:rPr>
                    <w:color w:val="000000"/>
                    <w:sz w:val="16"/>
                    <w:highlight w:val="none"/>
                    <w:rPrChange w:id="1460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:</w:delText>
                </w:r>
              </w:del>
            </w:ins>
            <w:ins w:id="1461" w:author="郑博元" w:date="2026-08-02T12:24:06Z">
              <w:del w:id="1462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463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0</w:delText>
                </w:r>
              </w:del>
            </w:ins>
            <w:ins w:id="1464" w:author="郑博元" w:date="2026-08-02T12:24:06Z">
              <w:del w:id="1465" w:author="兮已城空" w:date="2026-08-02T13:15:29Z">
                <w:r>
                  <w:rPr>
                    <w:color w:val="000000"/>
                    <w:sz w:val="16"/>
                    <w:highlight w:val="none"/>
                    <w:rPrChange w:id="1466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0–1</w:delText>
                </w:r>
              </w:del>
            </w:ins>
            <w:ins w:id="1467" w:author="郑博元" w:date="2026-08-02T12:24:06Z">
              <w:del w:id="1468" w:author="兮已城空" w:date="2026-08-02T13:15:29Z">
                <w:r>
                  <w:rPr>
                    <w:color w:val="000000"/>
                    <w:sz w:val="16"/>
                    <w:highlight w:val="none"/>
                    <w:rPrChange w:id="1469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7:10</w:delText>
                </w:r>
              </w:del>
            </w:ins>
          </w:p>
          <w:p w14:paraId="6AD2D0C3">
            <w:pPr>
              <w:spacing w:after="0" w:line="240" w:lineRule="auto"/>
              <w:jc w:val="center"/>
              <w:rPr>
                <w:del w:id="1470" w:author="兮已城空" w:date="2026-08-02T13:15:29Z"/>
                <w:rFonts w:hint="eastAsia"/>
                <w:color w:val="000000" w:themeColor="text1" w:themeShade="BF"/>
                <w:highlight w:val="none"/>
                <w:rPrChange w:id="1471" w:author="郑博元" w:date="2026-08-02T15:39:13Z">
                  <w:rPr>
                    <w:del w:id="1472" w:author="兮已城空" w:date="2026-08-02T13:15:29Z"/>
                    <w:rFonts w:hint="eastAsia"/>
                    <w:color w:val="000000" w:themeColor="text1" w:themeShade="BF"/>
                  </w:rPr>
                </w:rPrChange>
              </w:rPr>
            </w:pPr>
            <w:ins w:id="1473" w:author="郑博元" w:date="2026-08-02T12:24:06Z">
              <w:del w:id="1474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eastAsia="zh-CN"/>
                    <w:rPrChange w:id="1475" w:author="郑博元" w:date="2026-08-02T15:39:13Z">
                      <w:rPr>
                        <w:rFonts w:hint="eastAsia"/>
                        <w:color w:val="000000"/>
                        <w:sz w:val="16"/>
                        <w:lang w:eastAsia="zh-CN"/>
                      </w:rPr>
                    </w:rPrChange>
                  </w:rPr>
                  <w:delText>（</w:delText>
                </w:r>
              </w:del>
            </w:ins>
            <w:ins w:id="1476" w:author="郑博元" w:date="2026-08-02T12:24:06Z">
              <w:del w:id="1477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478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可以按需拆成两节课或三节课）</w:delText>
                </w:r>
              </w:del>
            </w:ins>
            <w:del w:id="1479" w:author="兮已城空" w:date="2026-08-02T13:15:29Z">
              <w:r>
                <w:rPr>
                  <w:color w:val="000000"/>
                  <w:sz w:val="16"/>
                  <w:highlight w:val="none"/>
                  <w:rPrChange w:id="1480" w:author="郑博元" w:date="2026-08-02T15:39:13Z">
                    <w:rPr>
                      <w:color w:val="000000"/>
                      <w:sz w:val="16"/>
                    </w:rPr>
                  </w:rPrChange>
                </w:rPr>
                <w:delText>下午</w:delText>
              </w:r>
            </w:del>
          </w:p>
          <w:p w14:paraId="2E328743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481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del w:id="1482" w:author="兮已城空" w:date="2026-08-02T13:15:29Z">
              <w:r>
                <w:rPr>
                  <w:color w:val="000000"/>
                  <w:sz w:val="16"/>
                  <w:highlight w:val="none"/>
                  <w:rPrChange w:id="1483" w:author="郑博元" w:date="2026-08-02T15:39:13Z">
                    <w:rPr>
                      <w:color w:val="000000"/>
                      <w:sz w:val="16"/>
                    </w:rPr>
                  </w:rPrChange>
                </w:rPr>
                <w:delText>15:50–17:10</w:delText>
              </w:r>
            </w:del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8CC01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48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485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rPrChange w:id="1486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A</w:t>
              </w:r>
            </w:ins>
            <w:ins w:id="1487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val="en-US" w:eastAsia="zh-CN"/>
                  <w:rPrChange w:id="1488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gent</w:t>
              </w:r>
            </w:ins>
            <w:ins w:id="1489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rPrChange w:id="1490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4S</w:t>
              </w:r>
            </w:ins>
            <w:ins w:id="1491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val="en-US" w:eastAsia="zh-CN"/>
                  <w:rPrChange w:id="1492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专题实训(一)</w:t>
              </w:r>
            </w:ins>
            <w:ins w:id="1493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rPrChange w:id="1494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：</w:t>
              </w:r>
            </w:ins>
            <w:ins w:id="1495" w:author="兮已城空" w:date="2026-08-02T13:15:29Z">
              <w:r>
                <w:rPr>
                  <w:rFonts w:hint="eastAsia" w:ascii="仿宋" w:hAnsi="仿宋" w:eastAsia="仿宋" w:cs="仿宋"/>
                  <w:b/>
                  <w:bCs/>
                  <w:i w:val="0"/>
                  <w:iCs w:val="0"/>
                  <w:caps w:val="0"/>
                  <w:color w:val="000000"/>
                  <w:spacing w:val="0"/>
                  <w:sz w:val="16"/>
                  <w:szCs w:val="16"/>
                  <w:highlight w:val="none"/>
                  <w:shd w:val="clear" w:fill="FFFFFF"/>
                  <w:rPrChange w:id="1496" w:author="郑博元" w:date="2026-08-02T15:39:13Z"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</w:rPrChange>
                </w:rPr>
                <w:t>从科研任务到智能体工作流</w:t>
              </w:r>
            </w:ins>
            <w:ins w:id="1497" w:author="郑博元" w:date="2026-08-02T12:24:11Z">
              <w:del w:id="1498" w:author="兮已城空" w:date="2026-08-02T13:15:29Z">
                <w:r>
                  <w:rPr>
                    <w:rFonts w:hint="eastAsia"/>
                    <w:b/>
                    <w:color w:val="000000"/>
                    <w:sz w:val="16"/>
                    <w:highlight w:val="none"/>
                    <w:lang w:val="en-US" w:eastAsia="zh-CN"/>
                    <w:rPrChange w:id="1499" w:author="郑博元" w:date="2026-08-02T15:39:13Z">
                      <w:rPr>
                        <w:rFonts w:hint="eastAsia"/>
                        <w:b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Agent4</w:delText>
                </w:r>
              </w:del>
            </w:ins>
            <w:ins w:id="1500" w:author="郑博元" w:date="2026-08-02T12:24:12Z">
              <w:del w:id="1501" w:author="兮已城空" w:date="2026-08-02T13:15:29Z">
                <w:r>
                  <w:rPr>
                    <w:rFonts w:hint="eastAsia"/>
                    <w:b/>
                    <w:color w:val="000000"/>
                    <w:sz w:val="16"/>
                    <w:highlight w:val="none"/>
                    <w:lang w:val="en-US" w:eastAsia="zh-CN"/>
                    <w:rPrChange w:id="1502" w:author="郑博元" w:date="2026-08-02T15:39:13Z">
                      <w:rPr>
                        <w:rFonts w:hint="eastAsia"/>
                        <w:b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S</w:delText>
                </w:r>
              </w:del>
            </w:ins>
            <w:del w:id="1503" w:author="兮已城空" w:date="2026-08-02T13:15:29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504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delText>科研工具专题实训：从领域方法到 Skill 与 MCP</w:delText>
              </w:r>
            </w:del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96772">
            <w:pPr>
              <w:spacing w:after="0" w:line="240" w:lineRule="auto"/>
              <w:rPr>
                <w:ins w:id="1505" w:author="兮已城空" w:date="2026-08-02T13:15:29Z"/>
                <w:rFonts w:hint="default" w:eastAsia="仿宋"/>
                <w:color w:val="000000" w:themeColor="text1" w:themeShade="BF"/>
                <w:sz w:val="16"/>
                <w:highlight w:val="none"/>
                <w:lang w:val="en-US" w:eastAsia="zh-CN"/>
                <w:rPrChange w:id="1506" w:author="郑博元" w:date="2026-08-02T15:39:13Z">
                  <w:rPr>
                    <w:ins w:id="1507" w:author="兮已城空" w:date="2026-08-02T13:15:29Z"/>
                    <w:rFonts w:hint="default" w:eastAsia="仿宋"/>
                    <w:color w:val="000000"/>
                    <w:sz w:val="16"/>
                    <w:lang w:val="en-US" w:eastAsia="zh-CN"/>
                  </w:rPr>
                </w:rPrChange>
              </w:rPr>
            </w:pPr>
            <w:ins w:id="1508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09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① 认识 Agent4S</w:t>
              </w:r>
            </w:ins>
            <w:ins w:id="1510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11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节点</w:t>
              </w:r>
            </w:ins>
            <w:ins w:id="1512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13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的基本组成：</w:t>
              </w:r>
            </w:ins>
            <w:ins w:id="1514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15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基于文献调研的假设生成-基于虚拟仿真/物理环境的实验设计-基于科</w:t>
              </w:r>
            </w:ins>
            <w:ins w:id="1516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val="en-US" w:eastAsia="zh-CN"/>
                  <w:rPrChange w:id="1517" w:author="郑博元" w:date="2026-08-02T15:39:13Z">
                    <w:rPr>
                      <w:rFonts w:hint="default"/>
                      <w:color w:val="000000"/>
                      <w:sz w:val="16"/>
                      <w:lang w:val="en-US" w:eastAsia="zh-CN"/>
                    </w:rPr>
                  </w:rPrChange>
                </w:rPr>
                <w:t>研建模 Harnes</w:t>
              </w:r>
            </w:ins>
            <w:ins w:id="1518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19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s</w:t>
              </w:r>
            </w:ins>
            <w:ins w:id="1520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21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的数据处理-基于人在回路反馈的数据分析</w:t>
              </w:r>
            </w:ins>
          </w:p>
          <w:p w14:paraId="6F7EFA2A">
            <w:pPr>
              <w:spacing w:after="0" w:line="240" w:lineRule="auto"/>
              <w:rPr>
                <w:ins w:id="1522" w:author="兮已城空" w:date="2026-08-02T13:15:29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523" w:author="郑博元" w:date="2026-08-02T15:39:13Z">
                  <w:rPr>
                    <w:ins w:id="1524" w:author="兮已城空" w:date="2026-08-02T13:15:29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1525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26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② 将</w:t>
              </w:r>
            </w:ins>
            <w:ins w:id="1527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28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科研流程</w:t>
              </w:r>
            </w:ins>
            <w:ins w:id="1529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30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拆解为可执行</w:t>
              </w:r>
            </w:ins>
            <w:ins w:id="1531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32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节点</w:t>
              </w:r>
            </w:ins>
            <w:ins w:id="1533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34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，明确输入、输出、约束条件与评价标准</w:t>
              </w:r>
            </w:ins>
          </w:p>
          <w:p w14:paraId="0FA033CE">
            <w:pPr>
              <w:spacing w:after="0" w:line="240" w:lineRule="auto"/>
              <w:rPr>
                <w:ins w:id="1535" w:author="兮已城空" w:date="2026-08-02T13:15:29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536" w:author="郑博元" w:date="2026-08-02T15:39:13Z">
                  <w:rPr>
                    <w:ins w:id="1537" w:author="兮已城空" w:date="2026-08-02T13:15:29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1538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39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③ 理解“规划—调用—观察—判断—修正”的智能体工作循环</w:t>
              </w:r>
            </w:ins>
            <w:ins w:id="1540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41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[Loop Engineer]</w:t>
              </w:r>
            </w:ins>
            <w:ins w:id="1542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43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，以及人工确认节点</w:t>
              </w:r>
            </w:ins>
          </w:p>
          <w:p w14:paraId="02C66E2F">
            <w:pPr>
              <w:spacing w:after="0" w:line="240" w:lineRule="auto"/>
              <w:rPr>
                <w:ins w:id="1544" w:author="兮已城空" w:date="2026-08-02T13:15:29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545" w:author="郑博元" w:date="2026-08-02T15:39:13Z">
                  <w:rPr>
                    <w:ins w:id="1546" w:author="兮已城空" w:date="2026-08-02T13:15:29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1547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48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 xml:space="preserve">④ </w:t>
              </w:r>
            </w:ins>
            <w:ins w:id="1549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50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讲科研任务与智能体工作流关联，</w:t>
              </w:r>
            </w:ins>
            <w:ins w:id="1551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52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通过简化案例搭建并运行一个 Agent4S 基础流程</w:t>
              </w:r>
            </w:ins>
          </w:p>
          <w:p w14:paraId="6F81998A">
            <w:pPr>
              <w:spacing w:after="0" w:line="240" w:lineRule="auto"/>
              <w:rPr>
                <w:del w:id="1553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554" w:author="郑博元" w:date="2026-08-02T15:39:13Z">
                  <w:rPr>
                    <w:del w:id="1555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556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557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▸ 成果：一张 Agent4S 工作流图和一个可运行的基础</w:t>
              </w:r>
            </w:ins>
            <w:ins w:id="1558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559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闭环系统，并明确提及可基于科研工具Skills/MCPs提升性能</w:t>
              </w:r>
            </w:ins>
            <w:ins w:id="1560" w:author="郑博元" w:date="2026-08-02T12:24:24Z">
              <w:del w:id="1561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562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待填</w:delText>
                </w:r>
              </w:del>
            </w:ins>
            <w:del w:id="1563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564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① 选择一段领域代码、数据服务或科研软件，明确适用任务、输入输出与依赖</w:delText>
              </w:r>
            </w:del>
          </w:p>
          <w:p w14:paraId="5A2D1EB6">
            <w:pPr>
              <w:spacing w:after="0" w:line="240" w:lineRule="auto"/>
              <w:rPr>
                <w:del w:id="1565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566" w:author="郑博元" w:date="2026-08-02T15:39:13Z">
                  <w:rPr>
                    <w:del w:id="1567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568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569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② 封装为 Skill 或 MCP 接口，设置异常处理、结果校验与人工确认</w:delText>
              </w:r>
            </w:del>
          </w:p>
          <w:p w14:paraId="71C38B2A">
            <w:pPr>
              <w:spacing w:after="0" w:line="240" w:lineRule="auto"/>
              <w:rPr>
                <w:del w:id="1570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571" w:author="郑博元" w:date="2026-08-02T15:39:13Z">
                  <w:rPr>
                    <w:del w:id="1572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573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574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③ 通过测试案例验证正确性与稳定性，说明适用边界与引用方式</w:delText>
              </w:r>
            </w:del>
          </w:p>
          <w:p w14:paraId="3A3D61DD">
            <w:pPr>
              <w:spacing w:after="0" w:line="240" w:lineRule="auto"/>
              <w:rPr>
                <w:del w:id="1575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576" w:author="郑博元" w:date="2026-08-02T15:39:13Z">
                  <w:rPr>
                    <w:del w:id="1577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578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579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④ 把领域科研能力沉淀为端到端系统中可复用、可靠的组件</w:delText>
              </w:r>
            </w:del>
          </w:p>
          <w:p w14:paraId="62A402E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58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581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58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▸ 成果：一个经测试、可复用的领域科研工具</w:delText>
              </w:r>
            </w:del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173E2">
            <w:pPr>
              <w:spacing w:after="0" w:line="240" w:lineRule="auto"/>
              <w:jc w:val="center"/>
              <w:rPr>
                <w:ins w:id="1583" w:author="郑博元" w:date="2026-08-05T11:57:45Z"/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</w:rPr>
            </w:pPr>
            <w:ins w:id="1584" w:author="郑博元" w:date="2026-08-05T11:57:51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val="en-US" w:eastAsia="zh-CN"/>
                </w:rPr>
                <w:t>欧仕刚</w:t>
              </w:r>
            </w:ins>
            <w:ins w:id="1585" w:author="郑博元" w:date="2026-08-05T11:57:4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</w:rPr>
                <w:t>（博士</w:t>
              </w:r>
            </w:ins>
            <w:ins w:id="1586" w:author="郑博元" w:date="2026-08-05T11:57:4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</w:rPr>
                <w:t>生</w:t>
              </w:r>
            </w:ins>
            <w:ins w:id="1587" w:author="郑博元" w:date="2026-08-05T11:57:4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</w:rPr>
                <w:t>）</w:t>
              </w:r>
            </w:ins>
          </w:p>
          <w:p w14:paraId="503305E0">
            <w:pPr>
              <w:spacing w:after="0" w:line="240" w:lineRule="auto"/>
              <w:jc w:val="center"/>
              <w:rPr>
                <w:del w:id="1588" w:author="兮已城空" w:date="2026-08-02T13:15:29Z"/>
                <w:color w:val="000000" w:themeColor="text1" w:themeShade="BF"/>
                <w:sz w:val="16"/>
                <w:highlight w:val="none"/>
                <w:lang w:eastAsia="zh-CN"/>
                <w:rPrChange w:id="1589" w:author="郑博元" w:date="2026-08-02T15:39:13Z">
                  <w:rPr>
                    <w:del w:id="1590" w:author="兮已城空" w:date="2026-08-02T13:15:29Z"/>
                    <w:color w:val="000000"/>
                    <w:sz w:val="16"/>
                    <w:lang w:eastAsia="zh-CN"/>
                  </w:rPr>
                </w:rPrChange>
              </w:rPr>
            </w:pPr>
            <w:ins w:id="1591" w:author="郑博元" w:date="2026-08-05T11:57:45Z">
              <w:r>
                <w:rPr>
                  <w:color w:val="000000"/>
                  <w:sz w:val="16"/>
                  <w:highlight w:val="none"/>
                  <w:lang w:eastAsia="zh-CN"/>
                </w:rPr>
                <w:t>中国科学院</w:t>
              </w:r>
            </w:ins>
            <w:ins w:id="1592" w:author="郑博元" w:date="2026-08-05T11:58:01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</w:rPr>
                <w:t>物理研究所</w:t>
              </w:r>
            </w:ins>
            <w:del w:id="1593" w:author="兮已城空" w:date="2026-08-02T13:15:29Z">
              <w:r>
                <w:rPr>
                  <w:color w:val="000000"/>
                  <w:sz w:val="16"/>
                  <w:highlight w:val="none"/>
                  <w:rPrChange w:id="1594" w:author="郑博元" w:date="2026-08-02T15:39:13Z">
                    <w:rPr>
                      <w:color w:val="000000"/>
                      <w:sz w:val="16"/>
                    </w:rPr>
                  </w:rPrChange>
                </w:rPr>
                <w:delText>待定</w:delText>
              </w:r>
            </w:del>
          </w:p>
          <w:p w14:paraId="1064E04F">
            <w:pPr>
              <w:spacing w:after="0" w:line="240" w:lineRule="auto"/>
              <w:jc w:val="center"/>
              <w:rPr>
                <w:del w:id="1595" w:author="兮已城空" w:date="2026-08-02T13:15:29Z"/>
                <w:color w:val="000000" w:themeColor="text1" w:themeShade="BF"/>
                <w:sz w:val="16"/>
                <w:highlight w:val="none"/>
                <w:lang w:eastAsia="zh-CN"/>
                <w:rPrChange w:id="1596" w:author="郑博元" w:date="2026-08-02T15:39:13Z">
                  <w:rPr>
                    <w:del w:id="1597" w:author="兮已城空" w:date="2026-08-02T13:15:29Z"/>
                    <w:color w:val="000000"/>
                    <w:sz w:val="16"/>
                    <w:lang w:eastAsia="zh-CN"/>
                  </w:rPr>
                </w:rPrChange>
              </w:rPr>
            </w:pPr>
            <w:del w:id="1598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599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中国科学院</w:delText>
              </w:r>
            </w:del>
          </w:p>
          <w:p w14:paraId="6D5144FE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60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del w:id="1601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0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delText>自动化研究所</w:delText>
              </w:r>
            </w:del>
          </w:p>
        </w:tc>
      </w:tr>
      <w:tr w14:paraId="10ECD176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EB350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60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FF396">
            <w:pPr>
              <w:spacing w:after="0" w:line="240" w:lineRule="auto"/>
              <w:jc w:val="center"/>
              <w:rPr>
                <w:ins w:id="1604" w:author="兮已城空" w:date="2026-08-02T13:15:29Z"/>
                <w:rFonts w:hint="eastAsia"/>
                <w:color w:val="000000" w:themeColor="text1" w:themeShade="BF"/>
                <w:highlight w:val="none"/>
                <w:rPrChange w:id="1605" w:author="郑博元" w:date="2026-08-02T15:39:13Z">
                  <w:rPr>
                    <w:ins w:id="1606" w:author="兮已城空" w:date="2026-08-02T13:15:29Z"/>
                    <w:rFonts w:hint="eastAsia"/>
                    <w:color w:val="000000" w:themeColor="text1" w:themeShade="BF"/>
                  </w:rPr>
                </w:rPrChange>
              </w:rPr>
            </w:pPr>
            <w:ins w:id="1607" w:author="兮已城空" w:date="2026-08-02T13:15:29Z">
              <w:r>
                <w:rPr>
                  <w:color w:val="000000"/>
                  <w:sz w:val="16"/>
                  <w:highlight w:val="none"/>
                  <w:rPrChange w:id="1608" w:author="郑博元" w:date="2026-08-02T15:39:13Z">
                    <w:rPr>
                      <w:color w:val="000000"/>
                      <w:sz w:val="16"/>
                    </w:rPr>
                  </w:rPrChange>
                </w:rPr>
                <w:t>下午</w:t>
              </w:r>
            </w:ins>
          </w:p>
          <w:p w14:paraId="123600B4">
            <w:pPr>
              <w:spacing w:after="0" w:line="240" w:lineRule="auto"/>
              <w:jc w:val="center"/>
              <w:rPr>
                <w:ins w:id="1609" w:author="郑博元" w:date="2026-08-02T12:07:39Z"/>
                <w:del w:id="1610" w:author="兮已城空" w:date="2026-08-02T13:15:29Z"/>
                <w:rFonts w:hint="eastAsia"/>
                <w:color w:val="000000" w:themeColor="text1" w:themeShade="BF"/>
                <w:highlight w:val="none"/>
                <w:rPrChange w:id="1611" w:author="郑博元" w:date="2026-08-02T15:39:13Z">
                  <w:rPr>
                    <w:ins w:id="1612" w:author="郑博元" w:date="2026-08-02T12:07:39Z"/>
                    <w:del w:id="1613" w:author="兮已城空" w:date="2026-08-02T13:15:29Z"/>
                    <w:rFonts w:hint="eastAsia"/>
                    <w:color w:val="000000" w:themeColor="text1" w:themeShade="BF"/>
                  </w:rPr>
                </w:rPrChange>
              </w:rPr>
            </w:pPr>
            <w:ins w:id="1614" w:author="兮已城空" w:date="2026-08-02T13:15:29Z">
              <w:r>
                <w:rPr>
                  <w:color w:val="000000"/>
                  <w:sz w:val="16"/>
                  <w:highlight w:val="none"/>
                  <w:rPrChange w:id="1615" w:author="郑博元" w:date="2026-08-02T15:39:13Z">
                    <w:rPr>
                      <w:color w:val="000000"/>
                      <w:sz w:val="16"/>
                    </w:rPr>
                  </w:rPrChange>
                </w:rPr>
                <w:t>15:10–16:10</w:t>
              </w:r>
            </w:ins>
            <w:ins w:id="1616" w:author="郑博元" w:date="2026-08-02T12:07:39Z">
              <w:del w:id="1617" w:author="兮已城空" w:date="2026-08-02T13:15:29Z">
                <w:r>
                  <w:rPr>
                    <w:color w:val="000000"/>
                    <w:sz w:val="16"/>
                    <w:highlight w:val="none"/>
                    <w:rPrChange w:id="1618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下午</w:delText>
                </w:r>
              </w:del>
            </w:ins>
          </w:p>
          <w:p w14:paraId="1F971839">
            <w:pPr>
              <w:spacing w:after="0" w:line="240" w:lineRule="auto"/>
              <w:jc w:val="center"/>
              <w:rPr>
                <w:ins w:id="1619" w:author="郑博元" w:date="2026-08-02T12:07:39Z"/>
                <w:del w:id="1620" w:author="兮已城空" w:date="2026-08-02T13:15:29Z"/>
                <w:color w:val="000000" w:themeColor="text1" w:themeShade="BF"/>
                <w:sz w:val="16"/>
                <w:highlight w:val="none"/>
                <w:rPrChange w:id="1621" w:author="郑博元" w:date="2026-08-02T15:39:13Z">
                  <w:rPr>
                    <w:ins w:id="1622" w:author="郑博元" w:date="2026-08-02T12:07:39Z"/>
                    <w:del w:id="1623" w:author="兮已城空" w:date="2026-08-02T13:15:29Z"/>
                    <w:color w:val="000000"/>
                    <w:sz w:val="16"/>
                  </w:rPr>
                </w:rPrChange>
              </w:rPr>
            </w:pPr>
            <w:ins w:id="1624" w:author="郑博元" w:date="2026-08-02T12:07:39Z">
              <w:del w:id="1625" w:author="兮已城空" w:date="2026-08-02T13:15:29Z">
                <w:r>
                  <w:rPr>
                    <w:color w:val="000000"/>
                    <w:sz w:val="16"/>
                    <w:highlight w:val="none"/>
                    <w:rPrChange w:id="1626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1</w:delText>
                </w:r>
              </w:del>
            </w:ins>
            <w:ins w:id="1627" w:author="郑博元" w:date="2026-08-02T12:07:39Z">
              <w:del w:id="1628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629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4</w:delText>
                </w:r>
              </w:del>
            </w:ins>
            <w:ins w:id="1630" w:author="郑博元" w:date="2026-08-02T12:07:39Z">
              <w:del w:id="1631" w:author="兮已城空" w:date="2026-08-02T13:15:29Z">
                <w:r>
                  <w:rPr>
                    <w:color w:val="000000"/>
                    <w:sz w:val="16"/>
                    <w:highlight w:val="none"/>
                    <w:rPrChange w:id="1632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:</w:delText>
                </w:r>
              </w:del>
            </w:ins>
            <w:ins w:id="1633" w:author="郑博元" w:date="2026-08-02T12:07:39Z">
              <w:del w:id="1634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635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0</w:delText>
                </w:r>
              </w:del>
            </w:ins>
            <w:ins w:id="1636" w:author="郑博元" w:date="2026-08-02T12:07:39Z">
              <w:del w:id="1637" w:author="兮已城空" w:date="2026-08-02T13:15:29Z">
                <w:r>
                  <w:rPr>
                    <w:color w:val="000000"/>
                    <w:sz w:val="16"/>
                    <w:highlight w:val="none"/>
                    <w:rPrChange w:id="1638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0–17:10</w:delText>
                </w:r>
              </w:del>
            </w:ins>
          </w:p>
          <w:p w14:paraId="6843AD37">
            <w:pPr>
              <w:spacing w:after="0" w:line="240" w:lineRule="auto"/>
              <w:jc w:val="center"/>
              <w:rPr>
                <w:rFonts w:hint="default" w:eastAsia="仿宋"/>
                <w:color w:val="000000" w:themeColor="text1" w:themeShade="BF"/>
                <w:sz w:val="16"/>
                <w:highlight w:val="none"/>
                <w:lang w:val="en-US" w:eastAsia="zh-CN"/>
                <w:rPrChange w:id="1639" w:author="郑博元" w:date="2026-08-02T15:39:13Z">
                  <w:rPr>
                    <w:rFonts w:hint="default" w:eastAsia="仿宋"/>
                    <w:color w:val="000000"/>
                    <w:sz w:val="16"/>
                    <w:lang w:val="en-US" w:eastAsia="zh-CN"/>
                  </w:rPr>
                </w:rPrChange>
              </w:rPr>
            </w:pPr>
            <w:ins w:id="1640" w:author="郑博元" w:date="2026-08-02T12:07:39Z">
              <w:del w:id="1641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eastAsia="zh-CN"/>
                    <w:rPrChange w:id="1642" w:author="郑博元" w:date="2026-08-02T15:39:13Z">
                      <w:rPr>
                        <w:rFonts w:hint="eastAsia"/>
                        <w:color w:val="000000"/>
                        <w:sz w:val="16"/>
                        <w:lang w:eastAsia="zh-CN"/>
                      </w:rPr>
                    </w:rPrChange>
                  </w:rPr>
                  <w:delText>（</w:delText>
                </w:r>
              </w:del>
            </w:ins>
            <w:ins w:id="1643" w:author="郑博元" w:date="2026-08-02T12:07:39Z">
              <w:del w:id="1644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645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可以按需拆成两节课或三节课）</w:delText>
                </w:r>
              </w:del>
            </w:ins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1E713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64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647" w:author="兮已城空" w:date="2026-08-02T13:15:29Z">
              <w:r>
                <w:rPr>
                  <w:b/>
                  <w:color w:val="000000"/>
                  <w:sz w:val="16"/>
                  <w:highlight w:val="none"/>
                  <w:rPrChange w:id="1648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A</w:t>
              </w:r>
            </w:ins>
            <w:ins w:id="1649" w:author="兮已城空" w:date="2026-08-02T13:15:2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650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gent</w:t>
              </w:r>
            </w:ins>
            <w:ins w:id="1651" w:author="兮已城空" w:date="2026-08-02T13:15:29Z">
              <w:r>
                <w:rPr>
                  <w:b/>
                  <w:color w:val="000000"/>
                  <w:sz w:val="16"/>
                  <w:highlight w:val="none"/>
                  <w:rPrChange w:id="1652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4S</w:t>
              </w:r>
            </w:ins>
            <w:ins w:id="1653" w:author="兮已城空" w:date="2026-08-02T13:15:29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654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专题实训(二)</w:t>
              </w:r>
            </w:ins>
            <w:ins w:id="1655" w:author="兮已城空" w:date="2026-08-02T13:15:29Z">
              <w:r>
                <w:rPr>
                  <w:b/>
                  <w:color w:val="000000"/>
                  <w:sz w:val="16"/>
                  <w:highlight w:val="none"/>
                  <w:lang w:eastAsia="zh-CN"/>
                  <w:rPrChange w:id="1656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：从领域方法到 Skill 与 MCP</w:t>
              </w:r>
            </w:ins>
            <w:ins w:id="1657" w:author="郑博元" w:date="2026-08-02T12:24:14Z">
              <w:del w:id="1658" w:author="兮已城空" w:date="2026-08-02T13:15:29Z">
                <w:r>
                  <w:rPr>
                    <w:rFonts w:hint="eastAsia"/>
                    <w:b/>
                    <w:color w:val="000000"/>
                    <w:sz w:val="16"/>
                    <w:highlight w:val="none"/>
                    <w:lang w:val="en-US" w:eastAsia="zh-CN"/>
                    <w:rPrChange w:id="1659" w:author="郑博元" w:date="2026-08-02T15:39:13Z">
                      <w:rPr>
                        <w:rFonts w:hint="eastAsia"/>
                        <w:b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Agent4</w:delText>
                </w:r>
              </w:del>
            </w:ins>
            <w:ins w:id="1660" w:author="郑博元" w:date="2026-08-02T12:24:15Z">
              <w:del w:id="1661" w:author="兮已城空" w:date="2026-08-02T13:15:29Z">
                <w:r>
                  <w:rPr>
                    <w:rFonts w:hint="eastAsia"/>
                    <w:b/>
                    <w:color w:val="000000"/>
                    <w:sz w:val="16"/>
                    <w:highlight w:val="none"/>
                    <w:lang w:val="en-US" w:eastAsia="zh-CN"/>
                    <w:rPrChange w:id="1662" w:author="郑博元" w:date="2026-08-02T15:39:13Z">
                      <w:rPr>
                        <w:rFonts w:hint="eastAsia"/>
                        <w:b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S</w:delText>
                </w:r>
              </w:del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9EB90">
            <w:pPr>
              <w:spacing w:after="0" w:line="240" w:lineRule="auto"/>
              <w:rPr>
                <w:ins w:id="1663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664" w:author="郑博元" w:date="2026-08-02T15:39:13Z">
                  <w:rPr>
                    <w:ins w:id="1665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666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6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① 选择一段领域代码、数据服务或科研软件，明确适用任务、输入输出与依赖</w:t>
              </w:r>
            </w:ins>
          </w:p>
          <w:p w14:paraId="6F56B5DE">
            <w:pPr>
              <w:spacing w:after="0" w:line="240" w:lineRule="auto"/>
              <w:rPr>
                <w:ins w:id="1668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669" w:author="郑博元" w:date="2026-08-02T15:39:13Z">
                  <w:rPr>
                    <w:ins w:id="1670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671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7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② 封装为 Skill 或 MCP 接口，设置异常处理、结果校验与人工确认</w:t>
              </w:r>
            </w:ins>
          </w:p>
          <w:p w14:paraId="405D7BCB">
            <w:pPr>
              <w:spacing w:after="0" w:line="240" w:lineRule="auto"/>
              <w:rPr>
                <w:ins w:id="1673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674" w:author="郑博元" w:date="2026-08-02T15:39:13Z">
                  <w:rPr>
                    <w:ins w:id="1675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676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7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③ 通过测试案例验证正确性与稳定性，说明适用边界与引用方式</w:t>
              </w:r>
            </w:ins>
          </w:p>
          <w:p w14:paraId="618406FB">
            <w:pPr>
              <w:spacing w:after="0" w:line="240" w:lineRule="auto"/>
              <w:rPr>
                <w:ins w:id="1678" w:author="兮已城空" w:date="2026-08-02T13:15:29Z"/>
                <w:rFonts w:hint="eastAsia"/>
                <w:color w:val="000000" w:themeColor="text1" w:themeShade="BF"/>
                <w:highlight w:val="none"/>
                <w:lang w:eastAsia="zh-CN"/>
                <w:rPrChange w:id="1679" w:author="郑博元" w:date="2026-08-02T15:39:13Z">
                  <w:rPr>
                    <w:ins w:id="1680" w:author="兮已城空" w:date="2026-08-02T13:15:29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681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82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④ 把领域科研能力沉淀为端到端系统中可复用、可靠的组件</w:t>
              </w:r>
            </w:ins>
          </w:p>
          <w:p w14:paraId="65CAB01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683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ins w:id="1684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85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▸ 成果：一个经测试、可复用</w:t>
              </w:r>
            </w:ins>
            <w:ins w:id="1686" w:author="兮已城空" w:date="2026-08-02T13:15:29Z">
              <w:r>
                <w:rPr>
                  <w:color w:val="000000"/>
                  <w:sz w:val="16"/>
                  <w:highlight w:val="none"/>
                  <w:lang w:eastAsia="zh-CN"/>
                  <w:rPrChange w:id="1687" w:author="郑博元" w:date="2026-08-02T15:39:13Z">
                    <w:rPr>
                      <w:color w:val="000000"/>
                      <w:sz w:val="16"/>
                      <w:lang w:eastAsia="zh-CN"/>
                    </w:rPr>
                  </w:rPrChange>
                </w:rPr>
                <w:t>的领域科研工具</w:t>
              </w:r>
            </w:ins>
            <w:ins w:id="1688" w:author="郑博元" w:date="2026-08-02T12:24:26Z">
              <w:del w:id="1689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690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待</w:delText>
                </w:r>
              </w:del>
            </w:ins>
            <w:ins w:id="1691" w:author="郑博元" w:date="2026-08-02T12:24:27Z">
              <w:del w:id="1692" w:author="兮已城空" w:date="2026-08-02T13:15:29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693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填</w:delText>
                </w:r>
              </w:del>
            </w:ins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1807F">
            <w:pPr>
              <w:spacing w:after="0" w:line="240" w:lineRule="auto"/>
              <w:jc w:val="center"/>
              <w:rPr>
                <w:ins w:id="1694" w:author="郑博元" w:date="2026-08-05T11:58:05Z"/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</w:rPr>
            </w:pPr>
            <w:ins w:id="1695" w:author="郑博元" w:date="2026-08-05T11:58:0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val="en-US" w:eastAsia="zh-CN"/>
                </w:rPr>
                <w:t>欧仕刚</w:t>
              </w:r>
            </w:ins>
            <w:ins w:id="1696" w:author="郑博元" w:date="2026-08-05T11:58:0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</w:rPr>
                <w:t>（博士</w:t>
              </w:r>
            </w:ins>
            <w:ins w:id="1697" w:author="郑博元" w:date="2026-08-05T11:58:0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</w:rPr>
                <w:t>生</w:t>
              </w:r>
            </w:ins>
            <w:ins w:id="1698" w:author="郑博元" w:date="2026-08-05T11:58:0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</w:rPr>
                <w:t>）</w:t>
              </w:r>
            </w:ins>
          </w:p>
          <w:p w14:paraId="253FEDCF">
            <w:pPr>
              <w:spacing w:after="0" w:line="240" w:lineRule="auto"/>
              <w:jc w:val="center"/>
              <w:rPr>
                <w:ins w:id="1699" w:author="兮已城空" w:date="2026-08-02T13:15:29Z"/>
                <w:del w:id="1700" w:author="郑博元" w:date="2026-08-02T15:35:51Z"/>
                <w:color w:val="000000" w:themeColor="text1" w:themeShade="BF"/>
                <w:sz w:val="16"/>
                <w:highlight w:val="none"/>
                <w:lang w:eastAsia="zh-CN"/>
                <w:rPrChange w:id="1701" w:author="郑博元" w:date="2026-08-02T15:39:13Z">
                  <w:rPr>
                    <w:ins w:id="1702" w:author="兮已城空" w:date="2026-08-02T13:15:29Z"/>
                    <w:del w:id="1703" w:author="郑博元" w:date="2026-08-02T15:35:51Z"/>
                    <w:color w:val="000000"/>
                    <w:sz w:val="16"/>
                    <w:lang w:eastAsia="zh-CN"/>
                  </w:rPr>
                </w:rPrChange>
              </w:rPr>
            </w:pPr>
            <w:ins w:id="1704" w:author="郑博元" w:date="2026-08-05T11:58:05Z">
              <w:r>
                <w:rPr>
                  <w:color w:val="000000"/>
                  <w:sz w:val="16"/>
                  <w:highlight w:val="none"/>
                  <w:lang w:eastAsia="zh-CN"/>
                </w:rPr>
                <w:t>中国科学院</w:t>
              </w:r>
            </w:ins>
            <w:ins w:id="1705" w:author="郑博元" w:date="2026-08-05T11:58:05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</w:rPr>
                <w:t>物理研究所</w:t>
              </w:r>
            </w:ins>
            <w:ins w:id="1706" w:author="兮已城空" w:date="2026-08-02T13:15:29Z">
              <w:del w:id="1707" w:author="郑博元" w:date="2026-08-02T15:35:51Z">
                <w:r>
                  <w:rPr>
                    <w:color w:val="000000"/>
                    <w:sz w:val="16"/>
                    <w:highlight w:val="none"/>
                    <w:rPrChange w:id="1708" w:author="郑博元" w:date="2026-08-02T15:39:13Z">
                      <w:rPr>
                        <w:color w:val="000000"/>
                        <w:sz w:val="16"/>
                      </w:rPr>
                    </w:rPrChange>
                  </w:rPr>
                  <w:delText>待定</w:delText>
                </w:r>
              </w:del>
            </w:ins>
          </w:p>
          <w:p w14:paraId="016BA315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709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ins w:id="1710" w:author="兮已城空" w:date="2026-08-02T13:15:35Z">
              <w:del w:id="1711" w:author="郑博元" w:date="2026-08-02T15:35:51Z">
                <w:r>
                  <w:rPr>
                    <w:color w:val="000000"/>
                    <w:sz w:val="16"/>
                    <w:highlight w:val="none"/>
                    <w:lang w:eastAsia="zh-CN"/>
                    <w:rPrChange w:id="1712" w:author="郑博元" w:date="2026-08-02T15:39:13Z">
                      <w:rPr>
                        <w:color w:val="000000"/>
                        <w:sz w:val="16"/>
                        <w:lang w:eastAsia="zh-CN"/>
                      </w:rPr>
                    </w:rPrChange>
                  </w:rPr>
                  <w:delText>中国科学院大学他山学科交叉创新协会</w:delText>
                </w:r>
              </w:del>
            </w:ins>
          </w:p>
        </w:tc>
      </w:tr>
      <w:tr w14:paraId="5E46DCC2">
        <w:trPr>
          <w:cantSplit/>
          <w:jc w:val="center"/>
          <w:ins w:id="1713" w:author="兮已城空" w:date="2026-08-02T13:15:23Z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D30C0">
            <w:pPr>
              <w:rPr>
                <w:ins w:id="1714" w:author="兮已城空" w:date="2026-08-02T13:15:23Z"/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715" w:author="郑博元" w:date="2026-08-02T15:39:13Z">
                  <w:rPr>
                    <w:ins w:id="1716" w:author="兮已城空" w:date="2026-08-02T13:15:23Z"/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198F9">
            <w:pPr>
              <w:spacing w:after="0" w:line="240" w:lineRule="auto"/>
              <w:jc w:val="center"/>
              <w:rPr>
                <w:ins w:id="1717" w:author="兮已城空" w:date="2026-08-02T13:15:29Z"/>
                <w:rFonts w:hint="eastAsia"/>
                <w:color w:val="000000" w:themeColor="text1" w:themeShade="BF"/>
                <w:highlight w:val="none"/>
                <w:rPrChange w:id="1718" w:author="郑博元" w:date="2026-08-02T15:39:13Z">
                  <w:rPr>
                    <w:ins w:id="1719" w:author="兮已城空" w:date="2026-08-02T13:15:29Z"/>
                    <w:rFonts w:hint="eastAsia"/>
                    <w:color w:val="000000" w:themeColor="text1" w:themeShade="BF"/>
                  </w:rPr>
                </w:rPrChange>
              </w:rPr>
            </w:pPr>
            <w:ins w:id="1720" w:author="兮已城空" w:date="2026-08-02T13:15:29Z">
              <w:r>
                <w:rPr>
                  <w:color w:val="000000"/>
                  <w:sz w:val="16"/>
                  <w:highlight w:val="none"/>
                  <w:rPrChange w:id="1721" w:author="郑博元" w:date="2026-08-02T15:39:13Z">
                    <w:rPr>
                      <w:color w:val="000000"/>
                      <w:sz w:val="16"/>
                    </w:rPr>
                  </w:rPrChange>
                </w:rPr>
                <w:t>下午</w:t>
              </w:r>
            </w:ins>
          </w:p>
          <w:p w14:paraId="57568D4C">
            <w:pPr>
              <w:spacing w:after="0" w:line="240" w:lineRule="auto"/>
              <w:jc w:val="center"/>
              <w:rPr>
                <w:ins w:id="1722" w:author="兮已城空" w:date="2026-08-02T13:15:23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723" w:author="郑博元" w:date="2026-08-02T15:39:13Z">
                  <w:rPr>
                    <w:ins w:id="1724" w:author="兮已城空" w:date="2026-08-02T13:15:23Z"/>
                    <w:rFonts w:hint="eastAsia"/>
                    <w:color w:val="000000"/>
                    <w:sz w:val="16"/>
                    <w:highlight w:val="yellow"/>
                    <w:lang w:eastAsia="zh-CN"/>
                  </w:rPr>
                </w:rPrChange>
              </w:rPr>
            </w:pPr>
            <w:ins w:id="1725" w:author="兮已城空" w:date="2026-08-02T13:15:29Z">
              <w:r>
                <w:rPr>
                  <w:color w:val="000000"/>
                  <w:sz w:val="16"/>
                  <w:highlight w:val="none"/>
                  <w:rPrChange w:id="1726" w:author="郑博元" w:date="2026-08-02T15:39:13Z">
                    <w:rPr>
                      <w:color w:val="000000"/>
                      <w:sz w:val="16"/>
                    </w:rPr>
                  </w:rPrChange>
                </w:rPr>
                <w:t>16:20–17:20</w:t>
              </w:r>
            </w:ins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DB05B">
            <w:pPr>
              <w:spacing w:after="0" w:line="240" w:lineRule="auto"/>
              <w:rPr>
                <w:ins w:id="1727" w:author="兮已城空" w:date="2026-08-02T13:15:23Z"/>
                <w:rFonts w:hint="eastAsia"/>
                <w:b/>
                <w:color w:val="000000" w:themeColor="text1" w:themeShade="BF"/>
                <w:sz w:val="16"/>
                <w:highlight w:val="none"/>
                <w:lang w:val="en-US" w:eastAsia="zh-CN"/>
                <w:rPrChange w:id="1728" w:author="郑博元" w:date="2026-08-02T15:39:13Z">
                  <w:rPr>
                    <w:ins w:id="1729" w:author="兮已城空" w:date="2026-08-02T13:15:23Z"/>
                    <w:rFonts w:hint="eastAsia"/>
                    <w:b/>
                    <w:color w:val="000000"/>
                    <w:sz w:val="16"/>
                    <w:highlight w:val="yellow"/>
                    <w:lang w:val="en-US" w:eastAsia="zh-CN"/>
                  </w:rPr>
                </w:rPrChange>
              </w:rPr>
            </w:pPr>
            <w:ins w:id="1730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rPrChange w:id="1731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A</w:t>
              </w:r>
            </w:ins>
            <w:ins w:id="1732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val="en-US" w:eastAsia="zh-CN"/>
                  <w:rPrChange w:id="1733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gent</w:t>
              </w:r>
            </w:ins>
            <w:ins w:id="1734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rPrChange w:id="1735" w:author="郑博元" w:date="2026-08-02T15:39:13Z">
                    <w:rPr>
                      <w:b/>
                      <w:color w:val="000000"/>
                      <w:sz w:val="16"/>
                    </w:rPr>
                  </w:rPrChange>
                </w:rPr>
                <w:t>4S</w:t>
              </w:r>
            </w:ins>
            <w:ins w:id="1736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val="en-US" w:eastAsia="zh-CN"/>
                  <w:rPrChange w:id="1737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专题实训</w:t>
              </w:r>
            </w:ins>
            <w:ins w:id="1738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eastAsia="zh-CN"/>
                  <w:rPrChange w:id="1739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（</w:t>
              </w:r>
            </w:ins>
            <w:ins w:id="1740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val="en-US" w:eastAsia="zh-CN"/>
                  <w:rPrChange w:id="1741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三</w:t>
              </w:r>
            </w:ins>
            <w:ins w:id="1742" w:author="兮已城空" w:date="2026-08-02T13:15:29Z">
              <w:r>
                <w:rPr>
                  <w:rFonts w:hint="eastAsia" w:cs="仿宋"/>
                  <w:b/>
                  <w:color w:val="000000"/>
                  <w:sz w:val="16"/>
                  <w:highlight w:val="none"/>
                  <w:lang w:eastAsia="zh-CN"/>
                  <w:rPrChange w:id="1743" w:author="郑博元" w:date="2026-08-02T15:39:13Z">
                    <w:rPr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）：</w:t>
              </w:r>
            </w:ins>
            <w:ins w:id="1744" w:author="兮已城空" w:date="2026-08-02T13:15:29Z">
              <w:r>
                <w:rPr>
                  <w:rFonts w:hint="eastAsia" w:ascii="仿宋" w:hAnsi="仿宋" w:eastAsia="仿宋" w:cs="仿宋"/>
                  <w:b/>
                  <w:bCs/>
                  <w:i w:val="0"/>
                  <w:iCs w:val="0"/>
                  <w:caps w:val="0"/>
                  <w:color w:val="000000"/>
                  <w:spacing w:val="0"/>
                  <w:sz w:val="16"/>
                  <w:szCs w:val="16"/>
                  <w:highlight w:val="none"/>
                  <w:shd w:val="clear" w:fill="FFFFFF"/>
                  <w:rPrChange w:id="1745" w:author="郑博元" w:date="2026-08-02T15:39:13Z"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</w:rPrChange>
                </w:rPr>
                <w:t>完整闭环实践</w:t>
              </w:r>
            </w:ins>
            <w:ins w:id="1746" w:author="兮已城空" w:date="2026-08-02T13:15:29Z">
              <w:r>
                <w:rPr>
                  <w:rFonts w:hint="eastAsia" w:ascii="仿宋" w:hAnsi="仿宋" w:eastAsia="仿宋" w:cs="仿宋"/>
                  <w:b/>
                  <w:bCs/>
                  <w:i w:val="0"/>
                  <w:iCs w:val="0"/>
                  <w:caps w:val="0"/>
                  <w:color w:val="000000"/>
                  <w:spacing w:val="0"/>
                  <w:sz w:val="16"/>
                  <w:szCs w:val="16"/>
                  <w:highlight w:val="none"/>
                  <w:shd w:val="clear" w:fill="FFFFFF"/>
                  <w:lang w:eastAsia="zh-CN"/>
                  <w:rPrChange w:id="1747" w:author="郑博元" w:date="2026-08-02T15:39:13Z">
                    <w:rPr>
                      <w:rFonts w:hint="eastAsia" w:ascii="Times New Roman" w:hAnsi="Times New Roman" w:eastAsia="宋体" w:cs="Times New Roman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  <w:lang w:eastAsia="zh-CN"/>
                    </w:rPr>
                  </w:rPrChange>
                </w:rPr>
                <w:t>，</w:t>
              </w:r>
            </w:ins>
            <w:ins w:id="1748" w:author="兮已城空" w:date="2026-08-02T13:15:29Z">
              <w:r>
                <w:rPr>
                  <w:rFonts w:hint="eastAsia" w:ascii="仿宋" w:hAnsi="仿宋" w:eastAsia="仿宋" w:cs="仿宋"/>
                  <w:b/>
                  <w:bCs/>
                  <w:i w:val="0"/>
                  <w:iCs w:val="0"/>
                  <w:caps w:val="0"/>
                  <w:color w:val="000000"/>
                  <w:spacing w:val="0"/>
                  <w:sz w:val="16"/>
                  <w:szCs w:val="16"/>
                  <w:highlight w:val="none"/>
                  <w:shd w:val="clear" w:fill="FFFFFF"/>
                  <w:rPrChange w:id="1749" w:author="郑博元" w:date="2026-08-02T15:39:13Z"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</w:rPrChange>
                </w:rPr>
                <w:t>从问题定义到结果验证</w:t>
              </w:r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1828">
            <w:pPr>
              <w:spacing w:after="0" w:line="240" w:lineRule="auto"/>
              <w:rPr>
                <w:ins w:id="1750" w:author="兮已城空" w:date="2026-08-02T13:15:29Z"/>
                <w:color w:val="000000" w:themeColor="text1" w:themeShade="BF"/>
                <w:sz w:val="16"/>
                <w:highlight w:val="none"/>
                <w:lang w:eastAsia="zh-CN"/>
                <w:rPrChange w:id="1751" w:author="郑博元" w:date="2026-08-02T15:39:13Z">
                  <w:rPr>
                    <w:ins w:id="1752" w:author="兮已城空" w:date="2026-08-02T13:15:29Z"/>
                    <w:color w:val="000000"/>
                    <w:sz w:val="16"/>
                    <w:lang w:eastAsia="zh-CN"/>
                  </w:rPr>
                </w:rPrChange>
              </w:rPr>
            </w:pPr>
            <w:ins w:id="1753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754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① 选取一个边界清晰的科研问题，完成任务定义、数据或知识准备与评价标准设定</w:t>
              </w:r>
            </w:ins>
          </w:p>
          <w:p w14:paraId="33EF03A0">
            <w:pPr>
              <w:spacing w:after="0" w:line="240" w:lineRule="auto"/>
              <w:rPr>
                <w:ins w:id="1755" w:author="兮已城空" w:date="2026-08-02T13:15:29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756" w:author="郑博元" w:date="2026-08-02T15:39:13Z">
                  <w:rPr>
                    <w:ins w:id="1757" w:author="兮已城空" w:date="2026-08-02T13:15:29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1758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759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② 编排并调用前序封装的 Skill 或 MCP 工具，完成“规划—执行—观察—修正”的智能体工作循环</w:t>
              </w:r>
            </w:ins>
            <w:ins w:id="1760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761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[Loop Engineer]</w:t>
              </w:r>
            </w:ins>
          </w:p>
          <w:p w14:paraId="2CD7D93B">
            <w:pPr>
              <w:spacing w:after="0" w:line="240" w:lineRule="auto"/>
              <w:rPr>
                <w:ins w:id="1762" w:author="兮已城空" w:date="2026-08-02T13:15:29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763" w:author="郑博元" w:date="2026-08-02T15:39:13Z">
                  <w:rPr>
                    <w:ins w:id="1764" w:author="兮已城空" w:date="2026-08-02T13:15:29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1765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766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③ 校验中间结果并设置异常处理与人工确认，记录</w:t>
              </w:r>
            </w:ins>
            <w:ins w:id="1767" w:author="兮已城空" w:date="2026-08-02T13:15:29Z">
              <w:r>
                <w:rPr>
                  <w:rFonts w:hint="eastAsia"/>
                  <w:color w:val="000000"/>
                  <w:sz w:val="16"/>
                  <w:highlight w:val="none"/>
                  <w:lang w:val="en-US" w:eastAsia="zh-CN"/>
                  <w:rPrChange w:id="1768" w:author="郑博元" w:date="2026-08-02T15:39:13Z">
                    <w:rPr>
                      <w:rFonts w:hint="eastAsia"/>
                      <w:color w:val="000000"/>
                      <w:sz w:val="16"/>
                      <w:lang w:val="en-US" w:eastAsia="zh-CN"/>
                    </w:rPr>
                  </w:rPrChange>
                </w:rPr>
                <w:t>结果</w:t>
              </w:r>
            </w:ins>
            <w:ins w:id="1769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770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来源和失败恢复过程，形成可复现的科研产出</w:t>
              </w:r>
            </w:ins>
          </w:p>
          <w:p w14:paraId="13DF090D">
            <w:pPr>
              <w:spacing w:after="0" w:line="240" w:lineRule="auto"/>
              <w:rPr>
                <w:ins w:id="1771" w:author="兮已城空" w:date="2026-08-02T13:15:29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772" w:author="郑博元" w:date="2026-08-02T15:39:13Z">
                  <w:rPr>
                    <w:ins w:id="1773" w:author="兮已城空" w:date="2026-08-02T13:15:29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ins w:id="1774" w:author="兮已城空" w:date="2026-08-02T13:15:29Z">
              <w:r>
                <w:rPr>
                  <w:rFonts w:hint="default"/>
                  <w:color w:val="000000"/>
                  <w:sz w:val="16"/>
                  <w:highlight w:val="none"/>
                  <w:lang w:eastAsia="zh-CN"/>
                  <w:rPrChange w:id="1775" w:author="郑博元" w:date="2026-08-02T15:39:13Z">
                    <w:rPr>
                      <w:rFonts w:hint="default"/>
                      <w:color w:val="000000"/>
                      <w:sz w:val="16"/>
                      <w:lang w:eastAsia="zh-CN"/>
                    </w:rPr>
                  </w:rPrChange>
                </w:rPr>
                <w:t>▸ 成果：一个从科研问题到验证结果的 Agent4S 完整闭环原型</w:t>
              </w:r>
            </w:ins>
          </w:p>
          <w:p w14:paraId="02B4DBB0">
            <w:pPr>
              <w:spacing w:after="0" w:line="240" w:lineRule="auto"/>
              <w:rPr>
                <w:ins w:id="1776" w:author="兮已城空" w:date="2026-08-02T13:15:23Z"/>
                <w:rFonts w:hint="eastAsia"/>
                <w:color w:val="000000" w:themeColor="text1" w:themeShade="BF"/>
                <w:sz w:val="16"/>
                <w:highlight w:val="none"/>
                <w:lang w:val="en-US" w:eastAsia="zh-CN"/>
                <w:rPrChange w:id="1777" w:author="郑博元" w:date="2026-08-02T15:39:13Z">
                  <w:rPr>
                    <w:ins w:id="1778" w:author="兮已城空" w:date="2026-08-02T13:15:23Z"/>
                    <w:rFonts w:hint="eastAsia"/>
                    <w:color w:val="000000"/>
                    <w:sz w:val="16"/>
                    <w:highlight w:val="yellow"/>
                    <w:lang w:val="en-US" w:eastAsia="zh-CN"/>
                  </w:rPr>
                </w:rPrChange>
              </w:rPr>
            </w:pP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606A9">
            <w:pPr>
              <w:spacing w:after="0" w:line="240" w:lineRule="auto"/>
              <w:jc w:val="center"/>
              <w:rPr>
                <w:ins w:id="1779" w:author="郑博元" w:date="2026-08-02T15:35:55Z"/>
                <w:rFonts w:hint="eastAsia" w:ascii="黑体" w:hAnsi="黑体" w:eastAsia="黑体" w:cs="黑体"/>
                <w:b/>
                <w:bCs/>
                <w:color w:val="000000" w:themeColor="text1" w:themeShade="BF"/>
                <w:sz w:val="16"/>
                <w:highlight w:val="none"/>
                <w:lang w:eastAsia="zh-CN"/>
                <w:rPrChange w:id="1780" w:author="郑博元" w:date="2026-08-02T15:39:13Z">
                  <w:rPr>
                    <w:ins w:id="1781" w:author="郑博元" w:date="2026-08-02T15:35:55Z"/>
                    <w:rFonts w:hint="eastAsia" w:ascii="黑体" w:hAnsi="黑体" w:eastAsia="黑体" w:cs="黑体"/>
                    <w:b/>
                    <w:bCs/>
                    <w:color w:val="000000"/>
                    <w:sz w:val="16"/>
                    <w:highlight w:val="cyan"/>
                    <w:lang w:eastAsia="zh-CN"/>
                  </w:rPr>
                </w:rPrChange>
              </w:rPr>
            </w:pPr>
            <w:ins w:id="1782" w:author="郑博元" w:date="2026-08-02T15:35:5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rPrChange w:id="1783" w:author="郑博元" w:date="2026-08-02T15:39:13Z">
                    <w:rPr>
                      <w:rFonts w:hint="eastAsia" w:ascii="黑体" w:hAnsi="黑体" w:eastAsia="黑体" w:cs="黑体"/>
                      <w:b/>
                      <w:bCs/>
                      <w:color w:val="000000"/>
                      <w:sz w:val="16"/>
                      <w:highlight w:val="cyan"/>
                    </w:rPr>
                  </w:rPrChange>
                </w:rPr>
                <w:t>李瑀旸</w:t>
              </w:r>
            </w:ins>
            <w:ins w:id="1784" w:author="郑博元" w:date="2026-08-02T15:35:5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  <w:rPrChange w:id="1785" w:author="郑博元" w:date="2026-08-02T15:39:13Z">
                    <w:rPr>
                      <w:rFonts w:hint="eastAsia" w:ascii="黑体" w:hAnsi="黑体" w:eastAsia="黑体" w:cs="黑体"/>
                      <w:b/>
                      <w:bCs/>
                      <w:color w:val="000000"/>
                      <w:sz w:val="16"/>
                      <w:highlight w:val="cyan"/>
                      <w:lang w:eastAsia="zh-CN"/>
                    </w:rPr>
                  </w:rPrChange>
                </w:rPr>
                <w:t>（博士</w:t>
              </w:r>
            </w:ins>
            <w:ins w:id="1786" w:author="郑博元" w:date="2026-08-02T15:35:5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rPrChange w:id="1787" w:author="郑博元" w:date="2026-08-02T15:39:13Z">
                    <w:rPr>
                      <w:rFonts w:hint="eastAsia" w:ascii="黑体" w:hAnsi="黑体" w:eastAsia="黑体" w:cs="黑体"/>
                      <w:b/>
                      <w:bCs/>
                      <w:color w:val="000000"/>
                      <w:sz w:val="16"/>
                      <w:highlight w:val="cyan"/>
                    </w:rPr>
                  </w:rPrChange>
                </w:rPr>
                <w:t>生</w:t>
              </w:r>
            </w:ins>
            <w:ins w:id="1788" w:author="郑博元" w:date="2026-08-02T15:35:55Z">
              <w:r>
                <w:rPr>
                  <w:rFonts w:hint="eastAsia" w:ascii="黑体" w:hAnsi="黑体" w:eastAsia="黑体" w:cs="黑体"/>
                  <w:b/>
                  <w:bCs/>
                  <w:color w:val="000000"/>
                  <w:sz w:val="16"/>
                  <w:highlight w:val="none"/>
                  <w:lang w:eastAsia="zh-CN"/>
                  <w:rPrChange w:id="1789" w:author="郑博元" w:date="2026-08-02T15:39:13Z">
                    <w:rPr>
                      <w:rFonts w:hint="eastAsia" w:ascii="黑体" w:hAnsi="黑体" w:eastAsia="黑体" w:cs="黑体"/>
                      <w:b/>
                      <w:bCs/>
                      <w:color w:val="000000"/>
                      <w:sz w:val="16"/>
                      <w:highlight w:val="cyan"/>
                      <w:lang w:eastAsia="zh-CN"/>
                    </w:rPr>
                  </w:rPrChange>
                </w:rPr>
                <w:t>）</w:t>
              </w:r>
            </w:ins>
          </w:p>
          <w:p w14:paraId="7BF55ED4">
            <w:pPr>
              <w:spacing w:after="0" w:line="240" w:lineRule="auto"/>
              <w:jc w:val="center"/>
              <w:rPr>
                <w:ins w:id="1790" w:author="兮已城空" w:date="2026-08-02T13:15:23Z"/>
                <w:rFonts w:hint="eastAsia"/>
                <w:color w:val="000000" w:themeColor="text1" w:themeShade="BF"/>
                <w:highlight w:val="none"/>
                <w:rPrChange w:id="1791" w:author="郑博元" w:date="2026-08-02T15:39:13Z">
                  <w:rPr>
                    <w:ins w:id="1792" w:author="兮已城空" w:date="2026-08-02T13:15:23Z"/>
                    <w:rFonts w:hint="eastAsia"/>
                    <w:color w:val="000000" w:themeColor="text1" w:themeShade="BF"/>
                    <w:highlight w:val="yellow"/>
                  </w:rPr>
                </w:rPrChange>
              </w:rPr>
            </w:pPr>
            <w:ins w:id="1793" w:author="郑博元" w:date="2026-08-02T15:35:55Z">
              <w:r>
                <w:rPr>
                  <w:color w:val="000000"/>
                  <w:sz w:val="16"/>
                  <w:highlight w:val="none"/>
                  <w:lang w:eastAsia="zh-CN"/>
                  <w:rPrChange w:id="1794" w:author="郑博元" w:date="2026-08-02T15:39:13Z">
                    <w:rPr>
                      <w:color w:val="000000"/>
                      <w:sz w:val="16"/>
                      <w:highlight w:val="cyan"/>
                      <w:lang w:eastAsia="zh-CN"/>
                    </w:rPr>
                  </w:rPrChange>
                </w:rPr>
                <w:t>中国科学院</w:t>
              </w:r>
            </w:ins>
            <w:ins w:id="1795" w:author="郑博元" w:date="2026-08-02T15:35:55Z">
              <w:r>
                <w:rPr>
                  <w:rFonts w:hint="eastAsia"/>
                  <w:color w:val="000000"/>
                  <w:sz w:val="16"/>
                  <w:highlight w:val="none"/>
                  <w:lang w:eastAsia="zh-CN"/>
                  <w:rPrChange w:id="1796" w:author="郑博元" w:date="2026-08-02T15:39:13Z">
                    <w:rPr>
                      <w:rFonts w:hint="eastAsia"/>
                      <w:color w:val="000000"/>
                      <w:sz w:val="16"/>
                      <w:highlight w:val="cyan"/>
                      <w:lang w:eastAsia="zh-CN"/>
                    </w:rPr>
                  </w:rPrChange>
                </w:rPr>
                <w:t>国家天文台</w:t>
              </w:r>
            </w:ins>
            <w:ins w:id="1797" w:author="兮已城空" w:date="2026-08-02T13:15:29Z">
              <w:del w:id="1798" w:author="郑博元" w:date="2026-08-02T15:35:55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799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delText>待定</w:delText>
                </w:r>
              </w:del>
            </w:ins>
            <w:ins w:id="1800" w:author="兮已城空" w:date="2026-08-02T13:15:29Z">
              <w:del w:id="1801" w:author="郑博元" w:date="2026-08-02T15:35:55Z">
                <w:r>
                  <w:rPr>
                    <w:rFonts w:hint="eastAsia"/>
                    <w:color w:val="000000"/>
                    <w:sz w:val="16"/>
                    <w:highlight w:val="none"/>
                    <w:lang w:val="en-US" w:eastAsia="zh-CN"/>
                    <w:rPrChange w:id="1802" w:author="郑博元" w:date="2026-08-02T15:39:13Z">
                      <w:rPr>
                        <w:rFonts w:hint="eastAsia"/>
                        <w:color w:val="000000"/>
                        <w:sz w:val="16"/>
                        <w:lang w:val="en-US" w:eastAsia="zh-CN"/>
                      </w:rPr>
                    </w:rPrChange>
                  </w:rPr>
                  <w:br w:type="textWrapping"/>
                </w:r>
              </w:del>
            </w:ins>
            <w:ins w:id="1803" w:author="兮已城空" w:date="2026-08-02T13:15:29Z">
              <w:del w:id="1804" w:author="郑博元" w:date="2026-08-02T15:35:55Z">
                <w:r>
                  <w:rPr>
                    <w:color w:val="000000"/>
                    <w:sz w:val="16"/>
                    <w:highlight w:val="none"/>
                    <w:lang w:eastAsia="zh-CN"/>
                    <w:rPrChange w:id="1805" w:author="郑博元" w:date="2026-08-02T15:39:13Z">
                      <w:rPr>
                        <w:color w:val="000000"/>
                        <w:sz w:val="16"/>
                        <w:lang w:eastAsia="zh-CN"/>
                      </w:rPr>
                    </w:rPrChange>
                  </w:rPr>
                  <w:delText>中国科学院大学他山学科交叉创新协会</w:delText>
                </w:r>
              </w:del>
            </w:ins>
          </w:p>
        </w:tc>
      </w:tr>
      <w:tr w14:paraId="623DFC92">
        <w:trPr>
          <w:cantSplit/>
          <w:jc w:val="center"/>
          <w:ins w:id="1806" w:author="郑博元" w:date="2026-08-02T12:07:31Z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CDCF9">
            <w:pPr>
              <w:rPr>
                <w:ins w:id="1807" w:author="郑博元" w:date="2026-08-02T12:07:31Z"/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808" w:author="郑博元" w:date="2026-08-02T15:39:13Z">
                  <w:rPr>
                    <w:ins w:id="1809" w:author="郑博元" w:date="2026-08-02T12:07:31Z"/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C794D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10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11" w:author="郑博元" w:date="2026-08-02T15:39:13Z">
                  <w:rPr>
                    <w:color w:val="000000"/>
                    <w:sz w:val="16"/>
                  </w:rPr>
                </w:rPrChange>
              </w:rPr>
              <w:t>晚上</w:t>
            </w:r>
          </w:p>
          <w:p w14:paraId="5E789715">
            <w:pPr>
              <w:spacing w:after="0" w:line="240" w:lineRule="auto"/>
              <w:jc w:val="center"/>
              <w:rPr>
                <w:ins w:id="1812" w:author="郑博元" w:date="2026-08-02T12:07:31Z"/>
                <w:rFonts w:hint="eastAsia"/>
                <w:color w:val="000000" w:themeColor="text1" w:themeShade="BF"/>
                <w:sz w:val="16"/>
                <w:highlight w:val="none"/>
                <w:lang w:eastAsia="zh-CN"/>
                <w:rPrChange w:id="1813" w:author="郑博元" w:date="2026-08-02T15:39:13Z">
                  <w:rPr>
                    <w:ins w:id="1814" w:author="郑博元" w:date="2026-08-02T12:07:31Z"/>
                    <w:rFonts w:hint="eastAsia"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15" w:author="郑博元" w:date="2026-08-02T15:39:13Z">
                  <w:rPr>
                    <w:color w:val="000000"/>
                    <w:sz w:val="16"/>
                  </w:rPr>
                </w:rPrChange>
              </w:rPr>
              <w:t>19:30–21:00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0865B">
            <w:pPr>
              <w:spacing w:after="0" w:line="240" w:lineRule="auto"/>
              <w:rPr>
                <w:ins w:id="1816" w:author="郑博元" w:date="2026-08-02T12:07:31Z"/>
                <w:rFonts w:hint="default"/>
                <w:b/>
                <w:color w:val="000000" w:themeColor="text1" w:themeShade="BF"/>
                <w:sz w:val="16"/>
                <w:highlight w:val="none"/>
                <w:lang w:val="en-US" w:eastAsia="zh-CN"/>
                <w:rPrChange w:id="1817" w:author="郑博元" w:date="2026-08-02T15:39:13Z">
                  <w:rPr>
                    <w:ins w:id="1818" w:author="郑博元" w:date="2026-08-02T12:07:31Z"/>
                    <w:rFonts w:hint="default"/>
                    <w:b/>
                    <w:color w:val="000000"/>
                    <w:sz w:val="16"/>
                    <w:lang w:val="en-US"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1819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习题课与研讨课</w:t>
            </w:r>
            <w:ins w:id="1820" w:author="郑博元" w:date="2026-08-02T12:24:33Z">
              <w:r>
                <w:rPr>
                  <w:rFonts w:hint="eastAsia"/>
                  <w:b/>
                  <w:color w:val="000000"/>
                  <w:sz w:val="16"/>
                  <w:highlight w:val="none"/>
                  <w:lang w:eastAsia="zh-CN"/>
                  <w:rPrChange w:id="1821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eastAsia="zh-CN"/>
                    </w:rPr>
                  </w:rPrChange>
                </w:rPr>
                <w:t>（</w:t>
              </w:r>
            </w:ins>
            <w:ins w:id="1822" w:author="郑博元" w:date="2026-08-02T12:24:35Z">
              <w:r>
                <w:rPr>
                  <w:rFonts w:hint="eastAsia"/>
                  <w:b/>
                  <w:color w:val="000000"/>
                  <w:sz w:val="16"/>
                  <w:highlight w:val="none"/>
                  <w:lang w:val="en-US" w:eastAsia="zh-CN"/>
                  <w:rPrChange w:id="1823" w:author="郑博元" w:date="2026-08-02T15:39:13Z">
                    <w:rPr>
                      <w:rFonts w:hint="eastAsia"/>
                      <w:b/>
                      <w:color w:val="000000"/>
                      <w:sz w:val="16"/>
                      <w:lang w:val="en-US" w:eastAsia="zh-CN"/>
                    </w:rPr>
                  </w:rPrChange>
                </w:rPr>
                <w:t>选修）</w:t>
              </w:r>
            </w:ins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15E2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2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2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习题课：由课程组与助教结合当日课程，选取边界清晰、有参考路径的典型问题作示范讲解与实操</w:t>
            </w:r>
          </w:p>
          <w:p w14:paraId="7D19A8C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2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2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研讨课（选修）：学员围绕所选 AI4S 问题作简要介绍，就任务定义、数据条件、技术路线与评价方式研讨</w:t>
            </w:r>
          </w:p>
          <w:p w14:paraId="53AC5912">
            <w:pPr>
              <w:spacing w:after="0" w:line="240" w:lineRule="auto"/>
              <w:rPr>
                <w:ins w:id="1828" w:author="郑博元" w:date="2026-08-02T12:07:31Z"/>
                <w:rFonts w:hint="default"/>
                <w:color w:val="000000" w:themeColor="text1" w:themeShade="BF"/>
                <w:sz w:val="16"/>
                <w:highlight w:val="none"/>
                <w:lang w:val="en-US" w:eastAsia="zh-CN"/>
                <w:rPrChange w:id="1829" w:author="郑博元" w:date="2026-08-02T15:39:13Z">
                  <w:rPr>
                    <w:ins w:id="1830" w:author="郑博元" w:date="2026-08-02T12:07:31Z"/>
                    <w:rFonts w:hint="default"/>
                    <w:color w:val="000000"/>
                    <w:sz w:val="16"/>
                    <w:lang w:val="en-US"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3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成果：巩固当日方法，并推进各自 AI4S 问题的理解与《问题分析方案》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D3B42">
            <w:pPr>
              <w:spacing w:after="0" w:line="240" w:lineRule="auto"/>
              <w:jc w:val="center"/>
              <w:rPr>
                <w:ins w:id="1832" w:author="郑博元" w:date="2026-08-02T12:07:31Z"/>
                <w:color w:val="000000" w:themeColor="text1" w:themeShade="BF"/>
                <w:sz w:val="16"/>
                <w:highlight w:val="none"/>
                <w:lang w:eastAsia="zh-CN"/>
                <w:rPrChange w:id="1833" w:author="郑博元" w:date="2026-08-02T15:39:13Z">
                  <w:rPr>
                    <w:ins w:id="1834" w:author="郑博元" w:date="2026-08-02T12:07:31Z"/>
                    <w:color w:val="000000"/>
                    <w:sz w:val="16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35" w:author="郑博元" w:date="2026-08-02T15:39:13Z">
                  <w:rPr>
                    <w:color w:val="000000"/>
                    <w:sz w:val="16"/>
                  </w:rPr>
                </w:rPrChange>
              </w:rPr>
              <w:t>课程组 + 助教</w:t>
            </w:r>
          </w:p>
        </w:tc>
      </w:tr>
      <w:tr w14:paraId="4EDC1653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39A58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rPrChange w:id="1836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AFD81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37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38" w:author="郑博元" w:date="2026-08-02T15:39:13Z">
                  <w:rPr>
                    <w:color w:val="000000"/>
                    <w:sz w:val="16"/>
                  </w:rPr>
                </w:rPrChange>
              </w:rPr>
              <w:t>上午</w:t>
            </w:r>
          </w:p>
          <w:p w14:paraId="1D40692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39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40" w:author="郑博元" w:date="2026-08-02T15:39:13Z">
                  <w:rPr>
                    <w:color w:val="000000"/>
                    <w:sz w:val="16"/>
                  </w:rPr>
                </w:rPrChange>
              </w:rPr>
              <w:t>9:30–11:50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EA4B0">
            <w:pPr>
              <w:spacing w:after="0" w:line="240" w:lineRule="auto"/>
              <w:rPr>
                <w:rFonts w:hint="default" w:eastAsia="仿宋"/>
                <w:color w:val="000000" w:themeColor="text1" w:themeShade="BF"/>
                <w:highlight w:val="none"/>
                <w:lang w:val="en-US" w:eastAsia="zh-CN"/>
                <w:rPrChange w:id="1841" w:author="郑博元" w:date="2026-08-02T15:39:13Z">
                  <w:rPr>
                    <w:rFonts w:hint="default" w:eastAsia="仿宋"/>
                    <w:color w:val="000000" w:themeColor="text1" w:themeShade="BF"/>
                    <w:lang w:val="en-US"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rPrChange w:id="1842" w:author="郑博元" w:date="2026-08-02T15:39:13Z">
                  <w:rPr>
                    <w:b/>
                    <w:color w:val="000000"/>
                    <w:sz w:val="16"/>
                  </w:rPr>
                </w:rPrChange>
              </w:rPr>
              <w:t>科研机构参访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DD559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43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44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拟选择物理所数据中心、磐石相关平台或 AI4S 科研与产业机构中的 1—2 处开展参访交流</w:t>
            </w:r>
          </w:p>
          <w:p w14:paraId="6AE37220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45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46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AI4S 平台与自主实验现场交流</w:t>
            </w:r>
          </w:p>
          <w:p w14:paraId="6CA79B16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47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48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成果：建立对 AI4S 平台与真实科研场景的直观认识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A38AB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49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50" w:author="郑博元" w:date="2026-08-02T15:39:13Z">
                  <w:rPr>
                    <w:color w:val="000000"/>
                    <w:sz w:val="16"/>
                  </w:rPr>
                </w:rPrChange>
              </w:rPr>
              <w:t>参访单位</w:t>
            </w:r>
          </w:p>
          <w:p w14:paraId="52683F6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51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52" w:author="郑博元" w:date="2026-08-02T15:39:13Z">
                  <w:rPr>
                    <w:color w:val="000000"/>
                    <w:sz w:val="16"/>
                  </w:rPr>
                </w:rPrChange>
              </w:rPr>
              <w:t>+ 助教</w:t>
            </w:r>
          </w:p>
        </w:tc>
      </w:tr>
      <w:tr w14:paraId="6EA6D44F">
        <w:trPr>
          <w:cantSplit/>
          <w:jc w:val="center"/>
        </w:trPr>
        <w:tc>
          <w:tcPr>
            <w:tcW w:w="1077" w:type="dxa"/>
            <w:vMerge w:val="restar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15BD8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853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ins w:id="1854" w:author="郑博元" w:date="2026-08-02T12:29:05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1855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9.</w:t>
              </w:r>
            </w:ins>
            <w:ins w:id="1856" w:author="郑博元" w:date="2026-08-02T12:29:06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1857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8</w:t>
              </w:r>
            </w:ins>
            <w:del w:id="1858" w:author="郑博元" w:date="2026-08-02T12:29:04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1859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8.27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860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（周</w:t>
            </w:r>
            <w:ins w:id="1861" w:author="郑博元" w:date="2026-08-02T12:29:08Z">
              <w:r>
                <w:rPr>
                  <w:rFonts w:hint="eastAsia"/>
                  <w:b w:val="0"/>
                  <w:bCs/>
                  <w:color w:val="000000"/>
                  <w:sz w:val="16"/>
                  <w:highlight w:val="none"/>
                  <w:lang w:val="en-US" w:eastAsia="zh-CN"/>
                  <w:rPrChange w:id="1862" w:author="郑博元" w:date="2026-08-02T15:39:13Z">
                    <w:rPr>
                      <w:rFonts w:hint="eastAsia"/>
                      <w:b w:val="0"/>
                      <w:bCs/>
                      <w:color w:val="000000"/>
                      <w:sz w:val="16"/>
                      <w:lang w:val="en-US" w:eastAsia="zh-CN"/>
                    </w:rPr>
                  </w:rPrChange>
                </w:rPr>
                <w:t>二</w:t>
              </w:r>
            </w:ins>
            <w:del w:id="1863" w:author="郑博元" w:date="2026-08-02T12:29:07Z">
              <w:r>
                <w:rPr>
                  <w:b w:val="0"/>
                  <w:bCs/>
                  <w:color w:val="000000"/>
                  <w:sz w:val="16"/>
                  <w:highlight w:val="none"/>
                  <w:lang w:eastAsia="zh-CN"/>
                  <w:rPrChange w:id="1864" w:author="郑博元" w:date="2026-08-02T15:39:13Z">
                    <w:rPr>
                      <w:b w:val="0"/>
                      <w:bCs/>
                      <w:color w:val="000000"/>
                      <w:sz w:val="16"/>
                      <w:lang w:eastAsia="zh-CN"/>
                    </w:rPr>
                  </w:rPrChange>
                </w:rPr>
                <w:delText>四</w:delText>
              </w:r>
            </w:del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865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）</w:t>
            </w:r>
          </w:p>
          <w:p w14:paraId="083D6AAD">
            <w:pPr>
              <w:spacing w:after="0" w:line="240" w:lineRule="auto"/>
              <w:jc w:val="center"/>
              <w:rPr>
                <w:rFonts w:hint="eastAsia"/>
                <w:b/>
                <w:bCs/>
                <w:color w:val="000000" w:themeColor="text1" w:themeShade="BF"/>
                <w:highlight w:val="none"/>
                <w:lang w:eastAsia="zh-CN"/>
                <w:rPrChange w:id="1866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 w:val="0"/>
                <w:bCs/>
                <w:color w:val="000000"/>
                <w:sz w:val="16"/>
                <w:highlight w:val="none"/>
                <w:lang w:eastAsia="zh-CN"/>
                <w:rPrChange w:id="1867" w:author="郑博元" w:date="2026-08-02T15:39:13Z">
                  <w:rPr>
                    <w:b w:val="0"/>
                    <w:bCs/>
                    <w:color w:val="000000"/>
                    <w:sz w:val="16"/>
                    <w:lang w:eastAsia="zh-CN"/>
                  </w:rPr>
                </w:rPrChange>
              </w:rPr>
              <w:t>参访交流与结营</w:t>
            </w: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C74F4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68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69" w:author="郑博元" w:date="2026-08-02T15:39:13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72500B7B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70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71" w:author="郑博元" w:date="2026-08-02T15:39:13Z">
                  <w:rPr>
                    <w:color w:val="000000"/>
                    <w:sz w:val="16"/>
                  </w:rPr>
                </w:rPrChange>
              </w:rPr>
              <w:t>14:00–15:20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CA1BD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rPrChange w:id="187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873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学习成果交流：AI4S 问题分析方案分组汇报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953D3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7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7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各组汇报本周形成的《AI4S 问题分析方案》与初步研究设想</w:t>
            </w:r>
          </w:p>
          <w:p w14:paraId="6EF03FF0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7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7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教师、助教与参与导师点评，开展跨学科交流</w:t>
            </w:r>
          </w:p>
          <w:p w14:paraId="33DF534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7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7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③ 优秀成果展示与推荐</w:t>
            </w:r>
          </w:p>
          <w:p w14:paraId="1D3BE37D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8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8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成果：一份可继续研究的《AI4S 问题分析方案》或研究设想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DA2AE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8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83" w:author="郑博元" w:date="2026-08-02T15:39:13Z">
                  <w:rPr>
                    <w:color w:val="000000"/>
                    <w:sz w:val="16"/>
                  </w:rPr>
                </w:rPrChange>
              </w:rPr>
              <w:t>导师</w:t>
            </w:r>
            <w:r>
              <w:rPr>
                <w:rFonts w:hint="eastAsia"/>
                <w:color w:val="000000"/>
                <w:sz w:val="16"/>
                <w:highlight w:val="none"/>
                <w:lang w:eastAsia="zh-CN"/>
                <w:rPrChange w:id="1884" w:author="郑博元" w:date="2026-08-02T15:39:13Z">
                  <w:rPr>
                    <w:rFonts w:hint="eastAsia"/>
                    <w:color w:val="000000"/>
                    <w:sz w:val="16"/>
                    <w:lang w:eastAsia="zh-CN"/>
                  </w:rPr>
                </w:rPrChange>
              </w:rPr>
              <w:t>+</w:t>
            </w:r>
            <w:r>
              <w:rPr>
                <w:color w:val="000000"/>
                <w:sz w:val="16"/>
                <w:highlight w:val="none"/>
                <w:rPrChange w:id="1885" w:author="郑博元" w:date="2026-08-02T15:39:13Z">
                  <w:rPr>
                    <w:color w:val="000000"/>
                    <w:sz w:val="16"/>
                  </w:rPr>
                </w:rPrChange>
              </w:rPr>
              <w:t>课程组+助教</w:t>
            </w:r>
          </w:p>
        </w:tc>
      </w:tr>
      <w:tr w14:paraId="66A2DC3A">
        <w:trPr>
          <w:cantSplit/>
          <w:jc w:val="center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BD882">
            <w:pPr>
              <w:rPr>
                <w:rFonts w:hint="eastAsia"/>
                <w:b/>
                <w:bCs/>
                <w:color w:val="000000" w:themeColor="text1" w:themeShade="BF"/>
                <w:highlight w:val="none"/>
                <w:rPrChange w:id="1886" w:author="郑博元" w:date="2026-08-02T15:39:13Z">
                  <w:rPr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1FE82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87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88" w:author="郑博元" w:date="2026-08-02T15:39:13Z">
                  <w:rPr>
                    <w:color w:val="000000"/>
                    <w:sz w:val="16"/>
                  </w:rPr>
                </w:rPrChange>
              </w:rPr>
              <w:t>下午</w:t>
            </w:r>
          </w:p>
          <w:p w14:paraId="3FD8DD77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889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890" w:author="郑博元" w:date="2026-08-02T15:39:13Z">
                  <w:rPr>
                    <w:color w:val="000000"/>
                    <w:sz w:val="16"/>
                  </w:rPr>
                </w:rPrChange>
              </w:rPr>
              <w:t>15:50–17:10</w:t>
            </w: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E5D84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91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b/>
                <w:color w:val="000000"/>
                <w:sz w:val="16"/>
                <w:highlight w:val="none"/>
                <w:lang w:eastAsia="zh-CN"/>
                <w:rPrChange w:id="1892" w:author="郑博元" w:date="2026-08-02T15:39:13Z">
                  <w:rPr>
                    <w:b/>
                    <w:color w:val="000000"/>
                    <w:sz w:val="16"/>
                    <w:lang w:eastAsia="zh-CN"/>
                  </w:rPr>
                </w:rPrChange>
              </w:rPr>
              <w:t>后续项目培育说明与闭营仪式</w:t>
            </w: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7B417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93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94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① 后续项目培育机制说明：课后经双向选择组建项目团队，由导师指导</w:t>
            </w:r>
            <w:r>
              <w:rPr>
                <w:color w:val="000000"/>
                <w:sz w:val="16"/>
                <w:highlight w:val="none"/>
                <w:lang w:eastAsia="zh-CN"/>
                <w:rPrChange w:id="1895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、他山协会持续陪跑，择优发展为长期科研项目</w:t>
            </w:r>
          </w:p>
          <w:p w14:paraId="46561ABC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96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97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② 实训营总结</w:t>
            </w:r>
          </w:p>
          <w:p w14:paraId="5F8F3778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898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899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③ 闭营仪式：颁发结业证书、优秀学员表彰、合影留念</w:t>
            </w:r>
          </w:p>
          <w:p w14:paraId="295D7219">
            <w:pPr>
              <w:spacing w:after="0" w:line="240" w:lineRule="auto"/>
              <w:rPr>
                <w:rFonts w:hint="eastAsia"/>
                <w:color w:val="000000" w:themeColor="text1" w:themeShade="BF"/>
                <w:highlight w:val="none"/>
                <w:lang w:eastAsia="zh-CN"/>
                <w:rPrChange w:id="1900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lang w:eastAsia="zh-CN"/>
                <w:rPrChange w:id="1901" w:author="郑博元" w:date="2026-08-02T15:39:13Z">
                  <w:rPr>
                    <w:color w:val="000000"/>
                    <w:sz w:val="16"/>
                    <w:lang w:eastAsia="zh-CN"/>
                  </w:rPr>
                </w:rPrChange>
              </w:rPr>
              <w:t>▸ 成果：明确课后持续研究与成果对接路径</w:t>
            </w: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72739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rPrChange w:id="1902" w:author="郑博元" w:date="2026-08-02T15:39:13Z">
                  <w:rPr>
                    <w:rFonts w:hint="eastAsia"/>
                    <w:color w:val="000000" w:themeColor="text1" w:themeShade="BF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903" w:author="郑博元" w:date="2026-08-02T15:39:13Z">
                  <w:rPr>
                    <w:color w:val="000000"/>
                    <w:sz w:val="16"/>
                  </w:rPr>
                </w:rPrChange>
              </w:rPr>
              <w:t>主办单位</w:t>
            </w:r>
          </w:p>
          <w:p w14:paraId="5F93280F">
            <w:pPr>
              <w:spacing w:after="0" w:line="240" w:lineRule="auto"/>
              <w:jc w:val="center"/>
              <w:rPr>
                <w:rFonts w:hint="eastAsia"/>
                <w:color w:val="000000" w:themeColor="text1" w:themeShade="BF"/>
                <w:highlight w:val="none"/>
                <w:lang w:eastAsia="zh-CN"/>
                <w:rPrChange w:id="1904" w:author="郑博元" w:date="2026-08-02T15:39:13Z">
                  <w:rPr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  <w:r>
              <w:rPr>
                <w:color w:val="000000"/>
                <w:sz w:val="16"/>
                <w:highlight w:val="none"/>
                <w:rPrChange w:id="1905" w:author="郑博元" w:date="2026-08-02T15:39:13Z">
                  <w:rPr>
                    <w:color w:val="000000"/>
                    <w:sz w:val="16"/>
                  </w:rPr>
                </w:rPrChange>
              </w:rPr>
              <w:t>+ 课程组</w:t>
            </w:r>
          </w:p>
        </w:tc>
      </w:tr>
      <w:tr w14:paraId="755F9366">
        <w:trPr>
          <w:cantSplit/>
          <w:jc w:val="center"/>
          <w:del w:id="1906" w:author="郑博元" w:date="2026-08-02T15:39:58Z"/>
        </w:trPr>
        <w:tc>
          <w:tcPr>
            <w:tcW w:w="1077" w:type="dxa"/>
            <w:vMerge w:val="continu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79D80">
            <w:pPr>
              <w:rPr>
                <w:del w:id="1907" w:author="郑博元" w:date="2026-08-02T15:39:58Z"/>
                <w:rFonts w:hint="eastAsia"/>
                <w:b/>
                <w:bCs/>
                <w:color w:val="000000" w:themeColor="text1" w:themeShade="BF"/>
                <w:highlight w:val="none"/>
                <w:rPrChange w:id="1908" w:author="郑博元" w:date="2026-08-02T15:39:13Z">
                  <w:rPr>
                    <w:del w:id="1909" w:author="郑博元" w:date="2026-08-02T15:39:58Z"/>
                    <w:rFonts w:hint="eastAsia"/>
                    <w:b/>
                    <w:bCs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8F482">
            <w:pPr>
              <w:spacing w:after="0" w:line="240" w:lineRule="auto"/>
              <w:jc w:val="center"/>
              <w:rPr>
                <w:del w:id="1910" w:author="郑博元" w:date="2026-08-02T15:39:58Z"/>
                <w:rFonts w:hint="eastAsia"/>
                <w:color w:val="000000" w:themeColor="text1" w:themeShade="BF"/>
                <w:highlight w:val="none"/>
                <w:rPrChange w:id="1911" w:author="郑博元" w:date="2026-08-02T15:39:13Z">
                  <w:rPr>
                    <w:del w:id="1912" w:author="郑博元" w:date="2026-08-02T15:39:58Z"/>
                    <w:rFonts w:hint="eastAsia"/>
                    <w:color w:val="000000" w:themeColor="text1" w:themeShade="BF"/>
                  </w:rPr>
                </w:rPrChange>
              </w:rPr>
            </w:pPr>
          </w:p>
        </w:tc>
        <w:tc>
          <w:tcPr>
            <w:tcW w:w="18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8EE94">
            <w:pPr>
              <w:spacing w:after="0" w:line="240" w:lineRule="auto"/>
              <w:rPr>
                <w:del w:id="1913" w:author="郑博元" w:date="2026-08-02T15:39:58Z"/>
                <w:rFonts w:hint="eastAsia"/>
                <w:color w:val="000000" w:themeColor="text1" w:themeShade="BF"/>
                <w:highlight w:val="none"/>
                <w:lang w:eastAsia="zh-CN"/>
                <w:rPrChange w:id="1914" w:author="郑博元" w:date="2026-08-02T15:39:13Z">
                  <w:rPr>
                    <w:del w:id="1915" w:author="郑博元" w:date="2026-08-02T15:39:58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33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7B4EA">
            <w:pPr>
              <w:spacing w:after="0" w:line="240" w:lineRule="auto"/>
              <w:rPr>
                <w:del w:id="1916" w:author="郑博元" w:date="2026-08-02T15:39:58Z"/>
                <w:rFonts w:hint="eastAsia"/>
                <w:color w:val="000000" w:themeColor="text1" w:themeShade="BF"/>
                <w:highlight w:val="none"/>
                <w:lang w:eastAsia="zh-CN"/>
                <w:rPrChange w:id="1917" w:author="郑博元" w:date="2026-08-02T15:39:13Z">
                  <w:rPr>
                    <w:del w:id="1918" w:author="郑博元" w:date="2026-08-02T15:39:58Z"/>
                    <w:rFonts w:hint="eastAsia"/>
                    <w:color w:val="000000" w:themeColor="text1" w:themeShade="BF"/>
                    <w:lang w:eastAsia="zh-CN"/>
                  </w:rPr>
                </w:rPrChange>
              </w:rPr>
            </w:pPr>
          </w:p>
        </w:tc>
        <w:tc>
          <w:tcPr>
            <w:tcW w:w="1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FF53B">
            <w:pPr>
              <w:spacing w:after="0" w:line="240" w:lineRule="auto"/>
              <w:jc w:val="center"/>
              <w:rPr>
                <w:del w:id="1919" w:author="郑博元" w:date="2026-08-02T15:39:58Z"/>
                <w:rFonts w:hint="eastAsia"/>
                <w:color w:val="000000" w:themeColor="text1" w:themeShade="BF"/>
                <w:highlight w:val="none"/>
                <w:rPrChange w:id="1920" w:author="郑博元" w:date="2026-08-02T15:39:13Z">
                  <w:rPr>
                    <w:del w:id="1921" w:author="郑博元" w:date="2026-08-02T15:39:58Z"/>
                    <w:rFonts w:hint="eastAsia"/>
                    <w:color w:val="000000" w:themeColor="text1" w:themeShade="BF"/>
                  </w:rPr>
                </w:rPrChange>
              </w:rPr>
            </w:pPr>
          </w:p>
        </w:tc>
      </w:tr>
    </w:tbl>
    <w:p w14:paraId="56129D93">
      <w:pPr>
        <w:pStyle w:val="3"/>
        <w:spacing w:before="200" w:after="120" w:line="288" w:lineRule="auto"/>
        <w:rPr>
          <w:rFonts w:hint="eastAsia"/>
          <w:lang w:eastAsia="zh-CN"/>
        </w:rPr>
      </w:pPr>
      <w:bookmarkStart w:id="9" w:name="_Toc2046885227"/>
      <w:bookmarkEnd w:id="9"/>
    </w:p>
    <w:sectPr>
      <w:headerReference r:id="rId5" w:type="default"/>
      <w:footerReference r:id="rId6" w:type="default"/>
      <w:pgSz w:w="11906" w:h="16838"/>
      <w:pgMar w:top="1474" w:right="1587" w:bottom="1361" w:left="1587" w:header="850" w:footer="85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CEAC">
    <w:pPr>
      <w:jc w:val="center"/>
      <w:rPr>
        <w:rFonts w:hint="eastAsia"/>
      </w:rPr>
    </w:pPr>
    <w:r>
      <w:rPr>
        <w:rFonts w:ascii="宋体" w:hAnsi="宋体" w:eastAsia="宋体"/>
        <w:color w:val="000000"/>
        <w:sz w:val="18"/>
      </w:rPr>
      <w:fldChar w:fldCharType="begin"/>
    </w:r>
    <w:r>
      <w:rPr>
        <w:rFonts w:ascii="宋体" w:hAnsi="宋体" w:eastAsia="宋体"/>
        <w:color w:val="000000"/>
        <w:sz w:val="18"/>
      </w:rPr>
      <w:instrText xml:space="preserve"> PAGE </w:instrText>
    </w:r>
    <w:r>
      <w:rPr>
        <w:rFonts w:ascii="宋体" w:hAnsi="宋体" w:eastAsia="宋体"/>
        <w:color w:val="000000"/>
        <w:sz w:val="18"/>
      </w:rPr>
      <w:fldChar w:fldCharType="separate"/>
    </w:r>
    <w:r>
      <w:rPr>
        <w:rFonts w:ascii="宋体" w:hAnsi="宋体" w:eastAsia="宋体"/>
        <w:color w:val="000000"/>
        <w:sz w:val="18"/>
      </w:rPr>
      <w:t>1</w:t>
    </w:r>
    <w:r>
      <w:rPr>
        <w:rFonts w:ascii="宋体" w:hAnsi="宋体" w:eastAsia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03EFB">
    <w:pPr>
      <w:jc w:val="center"/>
      <w:rPr>
        <w:rFonts w:hint="eastAsia"/>
      </w:rPr>
    </w:pPr>
    <w:r>
      <w:rPr>
        <w:rFonts w:ascii="宋体" w:hAnsi="宋体" w:eastAsia="宋体"/>
        <w:color w:val="000000"/>
        <w:sz w:val="18"/>
      </w:rPr>
      <w:t>磐石·科学智能（AI for Science）实训营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博元">
    <w15:presenceInfo w15:providerId="WPS Office" w15:userId="1216431146"/>
  </w15:person>
  <w15:person w15:author="tashan">
    <w15:presenceInfo w15:providerId="None" w15:userId="tashan"/>
  </w15:person>
  <w15:person w15:author="兮已城空">
    <w15:presenceInfo w15:providerId="WPS Office" w15:userId="80728654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doNotDisplayPageBoundaries w:val="1"/>
  <w:bordersDoNotSurroundHeader w:val="0"/>
  <w:bordersDoNotSurroundFooter w:val="0"/>
  <w:revisionView w:markup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FCE"/>
    <w:rsid w:val="0006063C"/>
    <w:rsid w:val="0015074B"/>
    <w:rsid w:val="00156FA5"/>
    <w:rsid w:val="001C6CE5"/>
    <w:rsid w:val="0020748A"/>
    <w:rsid w:val="00211DE4"/>
    <w:rsid w:val="00212021"/>
    <w:rsid w:val="002121AB"/>
    <w:rsid w:val="0029639D"/>
    <w:rsid w:val="002A6D21"/>
    <w:rsid w:val="003127F3"/>
    <w:rsid w:val="0032310A"/>
    <w:rsid w:val="00323BF2"/>
    <w:rsid w:val="00326F90"/>
    <w:rsid w:val="004E391E"/>
    <w:rsid w:val="004E742B"/>
    <w:rsid w:val="004F28E5"/>
    <w:rsid w:val="0052506F"/>
    <w:rsid w:val="005E6B80"/>
    <w:rsid w:val="00613E0E"/>
    <w:rsid w:val="0063042F"/>
    <w:rsid w:val="007218DD"/>
    <w:rsid w:val="0077034E"/>
    <w:rsid w:val="008576CB"/>
    <w:rsid w:val="008763A2"/>
    <w:rsid w:val="0090591C"/>
    <w:rsid w:val="009120B7"/>
    <w:rsid w:val="009E6899"/>
    <w:rsid w:val="00A91897"/>
    <w:rsid w:val="00A95D76"/>
    <w:rsid w:val="00AA1D8D"/>
    <w:rsid w:val="00AA57FC"/>
    <w:rsid w:val="00B4732B"/>
    <w:rsid w:val="00B47730"/>
    <w:rsid w:val="00BA1062"/>
    <w:rsid w:val="00BD1B41"/>
    <w:rsid w:val="00C10F59"/>
    <w:rsid w:val="00CA0F55"/>
    <w:rsid w:val="00CB0664"/>
    <w:rsid w:val="00CF652E"/>
    <w:rsid w:val="00D041A0"/>
    <w:rsid w:val="00D53643"/>
    <w:rsid w:val="00D95582"/>
    <w:rsid w:val="00E82AE3"/>
    <w:rsid w:val="00E90252"/>
    <w:rsid w:val="00EC38FE"/>
    <w:rsid w:val="00EC3FA4"/>
    <w:rsid w:val="00ED0F73"/>
    <w:rsid w:val="00ED7561"/>
    <w:rsid w:val="00EF389B"/>
    <w:rsid w:val="00F76FA5"/>
    <w:rsid w:val="00F82A67"/>
    <w:rsid w:val="00FA1486"/>
    <w:rsid w:val="00FC693F"/>
    <w:rsid w:val="03E2BE2F"/>
    <w:rsid w:val="051F7C0E"/>
    <w:rsid w:val="2BBFB42D"/>
    <w:rsid w:val="2BFF19AE"/>
    <w:rsid w:val="35DEF02D"/>
    <w:rsid w:val="3CBC7109"/>
    <w:rsid w:val="3DFBD9E8"/>
    <w:rsid w:val="3F7F0CFF"/>
    <w:rsid w:val="3FFC7105"/>
    <w:rsid w:val="45A7AE9B"/>
    <w:rsid w:val="47D77F2B"/>
    <w:rsid w:val="47FF39F6"/>
    <w:rsid w:val="4DFB4D1A"/>
    <w:rsid w:val="51ED3A01"/>
    <w:rsid w:val="57D72072"/>
    <w:rsid w:val="5F7DF86B"/>
    <w:rsid w:val="61F922EA"/>
    <w:rsid w:val="64E38810"/>
    <w:rsid w:val="65F7E91F"/>
    <w:rsid w:val="67EF8DE2"/>
    <w:rsid w:val="6A72D4E9"/>
    <w:rsid w:val="6EFFC551"/>
    <w:rsid w:val="6F755920"/>
    <w:rsid w:val="6FB42382"/>
    <w:rsid w:val="73BF2ED2"/>
    <w:rsid w:val="73E19B34"/>
    <w:rsid w:val="73F6369B"/>
    <w:rsid w:val="757F8753"/>
    <w:rsid w:val="77DADBC8"/>
    <w:rsid w:val="77DB3B60"/>
    <w:rsid w:val="77EE9E4A"/>
    <w:rsid w:val="77F92FB9"/>
    <w:rsid w:val="7B3D0618"/>
    <w:rsid w:val="7D6FF248"/>
    <w:rsid w:val="7E951A38"/>
    <w:rsid w:val="7EDB4BE0"/>
    <w:rsid w:val="7EEE9717"/>
    <w:rsid w:val="7F692079"/>
    <w:rsid w:val="7F7BD997"/>
    <w:rsid w:val="7FFD40E8"/>
    <w:rsid w:val="9FEFABEA"/>
    <w:rsid w:val="9FFB6A3C"/>
    <w:rsid w:val="B373A014"/>
    <w:rsid w:val="B75867F7"/>
    <w:rsid w:val="B7FA77EA"/>
    <w:rsid w:val="B9FBB3D2"/>
    <w:rsid w:val="BDB772EB"/>
    <w:rsid w:val="BF7FB9CA"/>
    <w:rsid w:val="BFFF8280"/>
    <w:rsid w:val="C2FEC5E7"/>
    <w:rsid w:val="C692B946"/>
    <w:rsid w:val="C7C9F043"/>
    <w:rsid w:val="CF75C3B8"/>
    <w:rsid w:val="CFBF5117"/>
    <w:rsid w:val="CFEFF8AE"/>
    <w:rsid w:val="D37E1919"/>
    <w:rsid w:val="DAEFBA6F"/>
    <w:rsid w:val="DD7FD23C"/>
    <w:rsid w:val="DD9DAA48"/>
    <w:rsid w:val="DDBF587E"/>
    <w:rsid w:val="DDF6A751"/>
    <w:rsid w:val="E60CDC43"/>
    <w:rsid w:val="E7FD8E8F"/>
    <w:rsid w:val="E7FF5944"/>
    <w:rsid w:val="E9FEDE6C"/>
    <w:rsid w:val="EDBFD85C"/>
    <w:rsid w:val="EFEBB2D4"/>
    <w:rsid w:val="F6FC0D8C"/>
    <w:rsid w:val="F73C1FB9"/>
    <w:rsid w:val="F7F887BE"/>
    <w:rsid w:val="FBBDD4B9"/>
    <w:rsid w:val="FBCD27E6"/>
    <w:rsid w:val="FBFF068C"/>
    <w:rsid w:val="FD4A11BA"/>
    <w:rsid w:val="FD57A7F5"/>
    <w:rsid w:val="FDDF17DA"/>
    <w:rsid w:val="FDED9F00"/>
    <w:rsid w:val="FDFC2CFD"/>
    <w:rsid w:val="FE5E579B"/>
    <w:rsid w:val="FEEACC28"/>
    <w:rsid w:val="FF6EB608"/>
    <w:rsid w:val="FFDD8EFA"/>
    <w:rsid w:val="FFF72688"/>
    <w:rsid w:val="FFF7E3BD"/>
    <w:rsid w:val="FFFE40D6"/>
    <w:rsid w:val="FFFE6E91"/>
    <w:rsid w:val="FFFFC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页眉 字符"/>
    <w:basedOn w:val="134"/>
    <w:link w:val="25"/>
    <w:uiPriority w:val="99"/>
  </w:style>
  <w:style w:type="character" w:customStyle="1" w:styleId="138">
    <w:name w:val="页脚 字符"/>
    <w:basedOn w:val="134"/>
    <w:link w:val="24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4"/>
    <w:link w:val="19"/>
    <w:uiPriority w:val="99"/>
  </w:style>
  <w:style w:type="character" w:customStyle="1" w:styleId="147">
    <w:name w:val="正文文本 2 字符"/>
    <w:basedOn w:val="134"/>
    <w:link w:val="29"/>
    <w:uiPriority w:val="99"/>
  </w:style>
  <w:style w:type="character" w:customStyle="1" w:styleId="148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49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1073</Words>
  <Characters>1165</Characters>
  <Lines>48</Lines>
  <Paragraphs>13</Paragraphs>
  <TotalTime>118</TotalTime>
  <ScaleCrop>false</ScaleCrop>
  <LinksUpToDate>false</LinksUpToDate>
  <CharactersWithSpaces>1197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2026-08-03T14:20:00Z</dcterms:created>
  <dc:creator>python-docx</dc:creator>
  <dc:description>generated by python-docx</dc:description>
  <cp:lastModifiedBy>郑博元</cp:lastModifiedBy>
  <dcterms:modified xsi:type="dcterms:W3CDTF">2026-08-11T12:07:05Z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EF9E53869F8040437EF36E6AE77A1577_43</vt:lpwstr>
  </property>
  <property fmtid="{D5CDD505-2E9C-101B-9397-08002B2CF9AE}" pid="4" name="KSOTemplateDocerSaveRecord">
    <vt:lpwstr>eyJoZGlkIjoiNzIyOTZiZDZiMTg3MWE3MjJjOTM0NzZjYzUyYjhiODIiLCJ1c2VySWQiOiIxMjAxNTIyNjU1In0=</vt:lpwstr>
  </property>
</Properties>
</file>